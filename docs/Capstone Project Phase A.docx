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7wnq6kb9o3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31200" cy="13589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Capstone Project Phase A</w:t>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25-2-D-8</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48"/>
          <w:szCs w:val="48"/>
          <w:rtl w:val="0"/>
        </w:rPr>
        <w:t xml:space="preserve">MuniMap</w:t>
        <w:br w:type="textWrapping"/>
      </w:r>
      <w:r w:rsidDel="00000000" w:rsidR="00000000" w:rsidRPr="00000000">
        <w:rPr>
          <w:rFonts w:ascii="Times New Roman" w:cs="Times New Roman" w:eastAsia="Times New Roman" w:hAnsi="Times New Roman"/>
          <w:sz w:val="28"/>
          <w:szCs w:val="28"/>
          <w:rtl w:val="0"/>
        </w:rPr>
        <w:t xml:space="preserve">Interactive Map Interface for Municipal Incident Monitoring </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56.8" w:lineRule="auto"/>
        <w:ind w:left="20" w:right="54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Supervisor: Ph.D. Julia Sheidin</w:t>
      </w:r>
    </w:p>
    <w:p w:rsidR="00000000" w:rsidDel="00000000" w:rsidP="00000000" w:rsidRDefault="00000000" w:rsidRPr="00000000" w14:paraId="0000000A">
      <w:pPr>
        <w:spacing w:line="256.8" w:lineRule="auto"/>
        <w:ind w:left="20" w:right="540" w:firstLine="0"/>
        <w:jc w:val="center"/>
        <w:rPr>
          <w:rFonts w:ascii="Times New Roman" w:cs="Times New Roman" w:eastAsia="Times New Roman" w:hAnsi="Times New Roman"/>
          <w:b w:val="1"/>
          <w:bCs w:val="1"/>
          <w:color w:val="0000ff"/>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Alex Benderski </w:t>
        <w:tab/>
      </w:r>
      <w:hyperlink r:id="rId8">
        <w:r w:rsidDel="00000000" w:rsidR="00000000" w:rsidRPr="00000000">
          <w:rPr>
            <w:rFonts w:ascii="Times New Roman" w:cs="Times New Roman" w:eastAsia="Times New Roman" w:hAnsi="Times New Roman"/>
            <w:b w:val="1"/>
            <w:bCs w:val="1"/>
            <w:color w:val="1155cc"/>
            <w:sz w:val="26"/>
            <w:szCs w:val="26"/>
            <w:u w:val="single"/>
            <w:rtl w:val="0"/>
          </w:rPr>
          <w:t xml:space="preserve">alex517297a8@gmail.com</w:t>
        </w:r>
      </w:hyperlink>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56.8" w:lineRule="auto"/>
        <w:ind w:right="4160"/>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b w:val="1"/>
          <w:bCs w:val="1"/>
          <w:sz w:val="24"/>
          <w:szCs w:val="24"/>
          <w:u w:val="single"/>
          <w:rtl w:val="0"/>
        </w:rPr>
        <w:t xml:space="preserve">Table of Content: </w:t>
        <w:br w:type="textWrapping"/>
      </w: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Abstract</w:t>
      </w:r>
      <w:r w:rsidDel="00000000" w:rsidR="00000000" w:rsidRPr="00000000">
        <w:rPr>
          <w:rFonts w:ascii="Times New Roman" w:cs="Times New Roman" w:eastAsia="Times New Roman" w:hAnsi="Times New Roman"/>
          <w:sz w:val="24"/>
          <w:szCs w:val="24"/>
          <w:rtl w:val="0"/>
        </w:rPr>
        <w:t xml:space="preserve"> ........................................................................................ 3</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1. Introduction</w:t>
      </w:r>
      <w:r w:rsidDel="00000000" w:rsidR="00000000" w:rsidRPr="00000000">
        <w:rPr>
          <w:rFonts w:ascii="Times New Roman" w:cs="Times New Roman" w:eastAsia="Times New Roman" w:hAnsi="Times New Roman"/>
          <w:sz w:val="24"/>
          <w:szCs w:val="24"/>
          <w:rtl w:val="0"/>
        </w:rPr>
        <w:t xml:space="preserve"> ............................................................................ 3</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2. Background and Related Work</w:t>
      </w:r>
      <w:r w:rsidDel="00000000" w:rsidR="00000000" w:rsidRPr="00000000">
        <w:rPr>
          <w:rFonts w:ascii="Times New Roman" w:cs="Times New Roman" w:eastAsia="Times New Roman" w:hAnsi="Times New Roman"/>
          <w:sz w:val="24"/>
          <w:szCs w:val="24"/>
          <w:rtl w:val="0"/>
        </w:rPr>
        <w:t xml:space="preserve"> ............................................ 4</w:t>
        <w:br w:type="textWrapping"/>
        <w:t xml:space="preserve">  2.1 Systems for Collecting Reports ......................................... 4</w:t>
        <w:br w:type="textWrapping"/>
        <w:t xml:space="preserve">  2.2 Systems for Displaying Reports ......................................... 8</w:t>
        <w:br w:type="textWrapping"/>
        <w:t xml:space="preserve">  2.3 The Role of Technological Solutions ..................................9</w:t>
        <w:br w:type="textWrapping"/>
        <w:t xml:space="preserve">  2.4 Barriers to Adoption and Design Considerations .............. 9</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3. Expected Achievements</w:t>
      </w:r>
      <w:r w:rsidDel="00000000" w:rsidR="00000000" w:rsidRPr="00000000">
        <w:rPr>
          <w:rFonts w:ascii="Times New Roman" w:cs="Times New Roman" w:eastAsia="Times New Roman" w:hAnsi="Times New Roman"/>
          <w:sz w:val="24"/>
          <w:szCs w:val="24"/>
          <w:rtl w:val="0"/>
        </w:rPr>
        <w:t xml:space="preserve"> ........................................................ 10</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4. Development Process</w:t>
      </w:r>
      <w:r w:rsidDel="00000000" w:rsidR="00000000" w:rsidRPr="00000000">
        <w:rPr>
          <w:rFonts w:ascii="Times New Roman" w:cs="Times New Roman" w:eastAsia="Times New Roman" w:hAnsi="Times New Roman"/>
          <w:sz w:val="24"/>
          <w:szCs w:val="24"/>
          <w:rtl w:val="0"/>
        </w:rPr>
        <w:t xml:space="preserve"> ............................................................ 11</w:t>
        <w:br w:type="textWrapping"/>
        <w:t xml:space="preserve">  4.1 Process ...............................................................................11</w:t>
        <w:br w:type="textWrapping"/>
        <w:t xml:space="preserve">  4.2 Product ...............................................................................12</w:t>
        <w:br w:type="textWrapping"/>
        <w:t xml:space="preserve">   4.2.1 System Architecture ....................................................12</w:t>
        <w:br w:type="textWrapping"/>
        <w:t xml:space="preserve">   4.2.2 Firebase Database Structure ....................................... 14</w:t>
        <w:br w:type="textWrapping"/>
        <w:t xml:space="preserve">  4.3 System Requirements ........................................................ 15</w:t>
        <w:br w:type="textWrapping"/>
        <w:t xml:space="preserve">   • Functional Requirements .................................................. 15</w:t>
        <w:br w:type="textWrapping"/>
        <w:t xml:space="preserve">   • Non-Functional Requirements ...........................................16</w:t>
        <w:br w:type="textWrapping"/>
        <w:t xml:space="preserve"> 5. Diagrams  ..................................................................................17</w:t>
        <w:br w:type="textWrapping"/>
        <w:t xml:space="preserve">  4.4 Use Case ............................................................................ 17</w:t>
        <w:br w:type="textWrapping"/>
        <w:t xml:space="preserve">     </w:t>
      </w:r>
      <w:r w:rsidDel="00000000" w:rsidR="00000000" w:rsidRPr="00000000">
        <w:rPr>
          <w:sz w:val="20"/>
          <w:szCs w:val="20"/>
          <w:rtl w:val="0"/>
        </w:rPr>
        <w:t xml:space="preserve">4.5 GUI Prototype</w:t>
      </w:r>
      <w:r w:rsidDel="00000000" w:rsidR="00000000" w:rsidRPr="00000000">
        <w:rPr>
          <w:rFonts w:ascii="Times New Roman" w:cs="Times New Roman" w:eastAsia="Times New Roman" w:hAnsi="Times New Roman"/>
          <w:sz w:val="24"/>
          <w:szCs w:val="24"/>
          <w:rtl w:val="0"/>
        </w:rPr>
        <w:t xml:space="preserve"> ....................................................................... 18</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5. Evaluation / Verification Plan</w:t>
      </w:r>
      <w:r w:rsidDel="00000000" w:rsidR="00000000" w:rsidRPr="00000000">
        <w:rPr>
          <w:rFonts w:ascii="Times New Roman" w:cs="Times New Roman" w:eastAsia="Times New Roman" w:hAnsi="Times New Roman"/>
          <w:sz w:val="24"/>
          <w:szCs w:val="24"/>
          <w:rtl w:val="0"/>
        </w:rPr>
        <w:t xml:space="preserve"> ...............................................35</w:t>
        <w:br w:type="textWrapping"/>
        <w:t xml:space="preserve">  5.1 Testing Plan ........................................................................36</w:t>
        <w:br w:type="textWrapping"/>
        <w:t xml:space="preserve">  5.2 Evaluation by User .............................................................40</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6. References</w:t>
      </w:r>
      <w:r w:rsidDel="00000000" w:rsidR="00000000" w:rsidRPr="00000000">
        <w:rPr>
          <w:rFonts w:ascii="Times New Roman" w:cs="Times New Roman" w:eastAsia="Times New Roman" w:hAnsi="Times New Roman"/>
          <w:sz w:val="24"/>
          <w:szCs w:val="24"/>
          <w:rtl w:val="0"/>
        </w:rPr>
        <w:t xml:space="preserve"> .............................................................................. 41</w:t>
        <w:br w:type="textWrapp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pStyle w:val="Heading1"/>
        <w:rPr/>
      </w:pPr>
      <w:bookmarkStart w:colFirst="0" w:colLast="0" w:name="_aj6pqh3i73oa" w:id="1"/>
      <w:bookmarkEnd w:id="1"/>
      <w:r w:rsidDel="00000000" w:rsidR="00000000" w:rsidRPr="00000000">
        <w:rPr>
          <w:rtl w:val="0"/>
        </w:rPr>
        <w:t xml:space="preserve">A</w:t>
      </w:r>
      <w:commentRangeStart w:id="0"/>
      <w:r w:rsidDel="00000000" w:rsidR="00000000" w:rsidRPr="00000000">
        <w:rPr>
          <w:rtl w:val="0"/>
        </w:rPr>
        <w:t xml:space="preserve">bstract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introduces a lightweight, web-based map system designed to support internal municipal workflows for handling citizen reports. While existing tools like “106” apps facilitate citizen reporting, internal municipal systems often lack spatial visualization, categorization, or filtering capabilities—resulting in limited operational insight and slower response times.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platform displays incoming reports on an interactive map, categorized by type and urgency, with filtering options for location, time, and category. Reports are visually differentiated using colors and icon styles to reflect their age and status, enabling staff to quickly identify recent or unresolved cases. Critical reports are also displayed in a dedicated alert panel to ensure visibility until addressed.</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system can automatically detect unusually high concentrations of reports in specific areas within defined time windows and flag them for further review. This allows city staff to proactively identify recurring issues or emerging problem zones.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complex GIS platforms such as ArcGIS, this system is optimized for daily use by non-technical staff, emphasizing clarity, usability, and responsiveness. It aims to improve municipal response efficiency and support better decision-making through a clean and accessible interface.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pStyle w:val="Heading1"/>
        <w:spacing w:after="240" w:before="240" w:lineRule="auto"/>
        <w:rPr/>
      </w:pPr>
      <w:bookmarkStart w:colFirst="0" w:colLast="0" w:name="_dy5muv6vgett" w:id="2"/>
      <w:bookmarkEnd w:id="2"/>
      <w:r w:rsidDel="00000000" w:rsidR="00000000" w:rsidRPr="00000000">
        <w:rPr>
          <w:rtl w:val="0"/>
        </w:rPr>
        <w:t xml:space="preserve">1.</w:t>
      </w:r>
      <w:commentRangeStart w:id="1"/>
      <w:commentRangeStart w:id="2"/>
      <w:r w:rsidDel="00000000" w:rsidR="00000000" w:rsidRPr="00000000">
        <w:rPr>
          <w:rtl w:val="0"/>
        </w:rPr>
        <w:t xml:space="preserve"> Introduction</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D">
      <w:pPr>
        <w:rPr>
          <w:ins w:author="Alex Bendersky" w:id="0" w:date="2025-05-01T21:43:21Z"/>
          <w:rFonts w:ascii="Times New Roman" w:cs="Times New Roman" w:eastAsia="Times New Roman" w:hAnsi="Times New Roman"/>
          <w:sz w:val="24"/>
          <w:szCs w:val="24"/>
        </w:rPr>
      </w:pPr>
      <w:ins w:author="Alex Bendersky" w:id="0" w:date="2025-05-01T21:43:21Z">
        <w:commentRangeStart w:id="3"/>
        <w:r w:rsidDel="00000000" w:rsidR="00000000" w:rsidRPr="00000000">
          <w:rPr>
            <w:rtl w:val="0"/>
          </w:rPr>
        </w:r>
      </w:ins>
    </w:p>
    <w:p w:rsidR="00000000" w:rsidDel="00000000" w:rsidP="00000000" w:rsidRDefault="00000000" w:rsidRPr="00000000" w14:paraId="0000003E">
      <w:pPr>
        <w:rPr>
          <w:rFonts w:ascii="Times New Roman" w:cs="Times New Roman" w:eastAsia="Times New Roman" w:hAnsi="Times New Roman"/>
          <w:sz w:val="24"/>
          <w:szCs w:val="24"/>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 governments manage a high volume of citizen reports concerning public services, infrastructure, and safety issues. These reports often arrive through fragmented, unstandardized channels—such as separate online forms, mobile apps, or spreadsheets—making it difficult for city staff to gain a clear spatial overview or prioritize issues effectively [1].</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mobile platforms like Israel’s “106” allow citizens to submit reports easily, the internal tools used by municipal staff often lack geographic visualization, proper categorization, and meaningful filtering. Reports are typically presented as static lists, limiting situational awareness and making it harder to identify patterns or respond efficiently. While dashboards can enhance comprehension and decision-making—particularly when interactive and filterable—most existing systems are designed for passive monitoring rather than active operational use [2].</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Geospatial dashboards—many of which are based on GIS platforms—gained wide popularity during the COVID-19 pandemic. However, evaluations revealed that most of these tools lacked features essential for daily municipal workflows. A review of 68 public dashboards found that the majority offered high-level statistics with limited interactivity, little local-level detail, and minimal contextual metadata, with only 63% of users finding them helpful for decision-making [3]. Similarly, while ArcGIS Dashboards provide powerful capabilities for geospatial visualization and trend monitoring, they are primarily designed for analyzing predefined data layers. In contrast, the system proposed in this project focuses on daily operational workflows. It offers a lightweight and adaptable alternative for municipal staff who need to manage dynamic, citizen-generated reports in the field—without requiring technical expertise or enterprise-level GIS infrastructure [4].</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a web-based map platform for internal municipal use, allowing staff to visualize, categorize, and filter reports by location, type, and urgency. Rather than relying on real-time data streaming, the system emphasizes clarity and accessibility. High-priority reports are highlighted and optionally shown in a dedicated alert panel, while routine reports remain on the map until resolved. Visual cues such as colors or marker styles indicate the report's age, helping users distinguish between recent and long-standing issues without the need for constant monitoring.</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leveraging modern web technologies and an intuitive interface, the system aims to streamline municipal workflows, reduce cognitive load, and support timely, evidence-based decision-making.</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_______________________________________________________________</w:t>
      </w:r>
    </w:p>
    <w:p w:rsidR="00000000" w:rsidDel="00000000" w:rsidP="00000000" w:rsidRDefault="00000000" w:rsidRPr="00000000" w14:paraId="0000004A">
      <w:pPr>
        <w:pStyle w:val="Heading1"/>
        <w:keepNext w:val="0"/>
        <w:keepLines w:val="0"/>
        <w:spacing w:before="280" w:lineRule="auto"/>
        <w:rPr/>
      </w:pPr>
      <w:bookmarkStart w:colFirst="0" w:colLast="0" w:name="_oyhubt2sxfgi" w:id="3"/>
      <w:bookmarkEnd w:id="3"/>
      <w:r w:rsidDel="00000000" w:rsidR="00000000" w:rsidRPr="00000000">
        <w:rPr>
          <w:rtl w:val="0"/>
        </w:rPr>
        <w:t xml:space="preserve">2. Background and Related Work</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Municipalities worldwide are increasingly adopting digital platforms to handle citizen reports regarding infrastructure problems, safety hazards, and public service issues. These systems can generally be divided into two categories: systems that collect the data ( reports inserted by the users), and systems that display or manage these data. While many platforms are available, each one offers different levels of functionality, visualization, and accessibility for both citizens and city staff.</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D">
      <w:pPr>
        <w:pStyle w:val="Heading1"/>
        <w:keepNext w:val="0"/>
        <w:keepLines w:val="0"/>
        <w:spacing w:after="40" w:before="240" w:lineRule="auto"/>
        <w:rPr/>
      </w:pPr>
      <w:bookmarkStart w:colFirst="0" w:colLast="0" w:name="_z97asbgnr46e" w:id="4"/>
      <w:bookmarkEnd w:id="4"/>
      <w:r w:rsidDel="00000000" w:rsidR="00000000" w:rsidRPr="00000000">
        <w:rPr>
          <w:rtl w:val="0"/>
        </w:rPr>
        <w:t xml:space="preserve">2.1 Systems for Collecting Reports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common systems in Israel is the 106 municipal hotline, which allows citizens to report local issues by calling a municipal service center or submitting a report through a basic app or website form, typically including a short description and an optional photo. In some municipalities, users can also attach their location manually and also to add photos.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functional, this system lacks spatial and categorical visualization—such as an interactive map showing the location and type of each report—and provides no real-time feedback to city staff. Based on its simplicity and lack of integrated features, the system is considered low in technical complexity.</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are typically processed manually into municipal back-office systems and are viewed as basic lists, without an overview of their geographic distribution or urgency level [7].</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example is the </w:t>
      </w:r>
      <w:r w:rsidDel="00000000" w:rsidR="00000000" w:rsidRPr="00000000">
        <w:rPr>
          <w:rFonts w:ascii="Times New Roman" w:cs="Times New Roman" w:eastAsia="Times New Roman" w:hAnsi="Times New Roman"/>
          <w:b w:val="1"/>
          <w:bCs w:val="1"/>
          <w:sz w:val="24"/>
          <w:szCs w:val="24"/>
          <w:rtl w:val="0"/>
        </w:rPr>
        <w:t xml:space="preserve">Urban App</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mycity-app.co.il</w:t>
        </w:r>
      </w:hyperlink>
      <w:r w:rsidDel="00000000" w:rsidR="00000000" w:rsidRPr="00000000">
        <w:rPr>
          <w:rFonts w:ascii="Times New Roman" w:cs="Times New Roman" w:eastAsia="Times New Roman" w:hAnsi="Times New Roman"/>
          <w:sz w:val="24"/>
          <w:szCs w:val="24"/>
          <w:rtl w:val="0"/>
        </w:rPr>
        <w:t xml:space="preserve">), a mobile user friendly platform that lets users </w:t>
      </w:r>
      <w:r w:rsidDel="00000000" w:rsidR="00000000" w:rsidRPr="00000000">
        <w:rPr>
          <w:rFonts w:ascii="Times New Roman" w:cs="Times New Roman" w:eastAsia="Times New Roman" w:hAnsi="Times New Roman"/>
          <w:sz w:val="24"/>
          <w:szCs w:val="24"/>
          <w:rtl w:val="0"/>
        </w:rPr>
        <w:t xml:space="preserve">report local issues by selecting a category, uploading a photo, and optionally sharing their location via GPS</w:t>
      </w:r>
      <w:r w:rsidDel="00000000" w:rsidR="00000000" w:rsidRPr="00000000">
        <w:rPr>
          <w:rFonts w:ascii="Times New Roman" w:cs="Times New Roman" w:eastAsia="Times New Roman" w:hAnsi="Times New Roman"/>
          <w:sz w:val="24"/>
          <w:szCs w:val="24"/>
          <w:rtl w:val="0"/>
        </w:rPr>
        <w:t xml:space="preserve"> (see Figure 3). This improves the user experience, but the backend is still primarily list-based and limited in visualization tools for city officials [7].</w:t>
        <w:br w:type="textWrapping"/>
        <w:t xml:space="preserve">The system carries a low-medium level of technical complexity due to its additional features compared to the traditional 106 hotline.</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Internationally, the platform </w:t>
      </w:r>
      <w:r w:rsidDel="00000000" w:rsidR="00000000" w:rsidRPr="00000000">
        <w:rPr>
          <w:rFonts w:ascii="Times New Roman" w:cs="Times New Roman" w:eastAsia="Times New Roman" w:hAnsi="Times New Roman"/>
          <w:b w:val="1"/>
          <w:bCs w:val="1"/>
          <w:sz w:val="24"/>
          <w:szCs w:val="24"/>
          <w:rtl w:val="0"/>
        </w:rPr>
        <w:t xml:space="preserve">SeeClickFix </w:t>
      </w:r>
      <w:r w:rsidDel="00000000" w:rsidR="00000000" w:rsidRPr="00000000">
        <w:rPr>
          <w:rFonts w:ascii="Times New Roman" w:cs="Times New Roman" w:eastAsia="Times New Roman" w:hAnsi="Times New Roman"/>
          <w:sz w:val="24"/>
          <w:szCs w:val="24"/>
          <w:rtl w:val="0"/>
        </w:rPr>
        <w:t xml:space="preserve">is widely used, especially in the United States. It allows citizens to report problems through an app or website, supporting GPS-based location tagging and photo uploads. Reports are automatically routed to the relevant city department, improving the efficiency of handling issues. Importantly, the platform offers flexible implementation: while some cities use only the basic reporting and ticketing tools, others invest in advanced customization, integrating dashboards, visual analytics, and system-wide tracking tools. This adaptability makes SeeClickFix a versatile solution, though it may require varying levels of resources and technical integration depending on the city’s needs.</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 Pros and Cons of Collection Systems:</w:t>
      </w: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620"/>
        <w:gridCol w:w="1560"/>
        <w:gridCol w:w="2865"/>
        <w:tblGridChange w:id="0">
          <w:tblGrid>
            <w:gridCol w:w="2730"/>
            <w:gridCol w:w="1620"/>
            <w:gridCol w:w="1560"/>
            <w:gridCol w:w="2865"/>
          </w:tblGrid>
        </w:tblGridChange>
      </w:tblGrid>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6">
            <w:pPr>
              <w:bidi w:val="1"/>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7">
            <w:pPr>
              <w:bidi w:val="1"/>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106 Hotline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8">
            <w:pPr>
              <w:bidi w:val="1"/>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Urban App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9">
            <w:pPr>
              <w:bidi w:val="1"/>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SeeClickFix / CHI311</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A">
            <w:pPr>
              <w:bidi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B">
            <w:pPr>
              <w:bidi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easy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C">
            <w:pPr>
              <w:bidi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D">
            <w:pPr>
              <w:bidi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E">
            <w:pPr>
              <w:bidi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 support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municipalities 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0">
            <w:pPr>
              <w:bidi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1">
            <w:pPr>
              <w:bidi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6">
            <w:pPr>
              <w:bidi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for staff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7">
            <w:pPr>
              <w:bidi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8">
            <w:pPr>
              <w:bidi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9">
            <w:pPr>
              <w:bidi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implementation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A">
            <w:pPr>
              <w:bidi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complexity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B">
            <w:pPr>
              <w:bidi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D">
            <w:pPr>
              <w:bidi w:val="1"/>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to High</w:t>
            </w:r>
          </w:p>
        </w:tc>
      </w:tr>
    </w:tbl>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note that this system focuses on internal visualization and operational support, and is not intended to replace the official municipal notification channel.</w:t>
      </w:r>
    </w:p>
    <w:p w:rsidR="00000000" w:rsidDel="00000000" w:rsidP="00000000" w:rsidRDefault="00000000" w:rsidRPr="00000000" w14:paraId="000000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833724" cy="3252788"/>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833724" cy="3252788"/>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1796347" cy="3224213"/>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796347" cy="3224213"/>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1809844" cy="3214688"/>
            <wp:effectExtent b="0" l="0" r="0" t="0"/>
            <wp:docPr id="1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809844"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1: 106 app</w:t>
      </w:r>
    </w:p>
    <w:p w:rsidR="00000000" w:rsidDel="00000000" w:rsidP="00000000" w:rsidRDefault="00000000" w:rsidRPr="00000000" w14:paraId="0000007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94000"/>
            <wp:effectExtent b="0" l="0" r="0" t="0"/>
            <wp:docPr id="38"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5731200" cy="2794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2: </w:t>
      </w:r>
      <w:r w:rsidDel="00000000" w:rsidR="00000000" w:rsidRPr="00000000">
        <w:rPr>
          <w:rFonts w:ascii="Times New Roman" w:cs="Times New Roman" w:eastAsia="Times New Roman" w:hAnsi="Times New Roman"/>
          <w:b w:val="1"/>
          <w:bCs w:val="1"/>
          <w:sz w:val="24"/>
          <w:szCs w:val="24"/>
          <w:rtl w:val="0"/>
        </w:rPr>
        <w:t xml:space="preserve">SeeClickFix </w:t>
      </w:r>
      <w:r w:rsidDel="00000000" w:rsidR="00000000" w:rsidRPr="00000000">
        <w:rPr>
          <w:rFonts w:ascii="Times New Roman" w:cs="Times New Roman" w:eastAsia="Times New Roman" w:hAnsi="Times New Roman"/>
          <w:b w:val="1"/>
          <w:bCs w:val="1"/>
          <w:sz w:val="28"/>
          <w:szCs w:val="28"/>
          <w:rtl w:val="0"/>
        </w:rPr>
        <w:t xml:space="preserve">app</w:t>
      </w:r>
    </w:p>
    <w:p w:rsidR="00000000" w:rsidDel="00000000" w:rsidP="00000000" w:rsidRDefault="00000000" w:rsidRPr="00000000" w14:paraId="00000074">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49262" cy="3166263"/>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749262" cy="31662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681089" cy="3128963"/>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681089" cy="31289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17838" cy="3125002"/>
            <wp:effectExtent b="0" l="0" r="0" t="0"/>
            <wp:docPr id="33"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1717838" cy="312500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3: </w:t>
      </w:r>
      <w:r w:rsidDel="00000000" w:rsidR="00000000" w:rsidRPr="00000000">
        <w:rPr>
          <w:rFonts w:ascii="Times New Roman" w:cs="Times New Roman" w:eastAsia="Times New Roman" w:hAnsi="Times New Roman"/>
          <w:b w:val="1"/>
          <w:bCs w:val="1"/>
          <w:sz w:val="24"/>
          <w:szCs w:val="24"/>
          <w:rtl w:val="0"/>
        </w:rPr>
        <w:t xml:space="preserve">Urban </w:t>
      </w:r>
      <w:r w:rsidDel="00000000" w:rsidR="00000000" w:rsidRPr="00000000">
        <w:rPr>
          <w:rFonts w:ascii="Times New Roman" w:cs="Times New Roman" w:eastAsia="Times New Roman" w:hAnsi="Times New Roman"/>
          <w:b w:val="1"/>
          <w:bCs w:val="1"/>
          <w:sz w:val="28"/>
          <w:szCs w:val="28"/>
          <w:rtl w:val="0"/>
        </w:rPr>
        <w:t xml:space="preserve">app main screen</w:t>
      </w:r>
    </w:p>
    <w:p w:rsidR="00000000" w:rsidDel="00000000" w:rsidP="00000000" w:rsidRDefault="00000000" w:rsidRPr="00000000" w14:paraId="00000078">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Next w:val="0"/>
        <w:keepLines w:val="0"/>
        <w:spacing w:after="40" w:before="240" w:lineRule="auto"/>
        <w:rPr>
          <w:sz w:val="24"/>
          <w:szCs w:val="24"/>
        </w:rPr>
      </w:pPr>
      <w:bookmarkStart w:colFirst="0" w:colLast="0" w:name="_mxmh15pkcp03" w:id="5"/>
      <w:bookmarkEnd w:id="5"/>
      <w:r w:rsidDel="00000000" w:rsidR="00000000" w:rsidRPr="00000000">
        <w:rPr>
          <w:sz w:val="30"/>
          <w:szCs w:val="30"/>
          <w:rtl w:val="0"/>
        </w:rPr>
        <w:t xml:space="preserve">2.2 Systems for Displaying Reports</w:t>
        <w:br w:type="textWrapping"/>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cities integrate GIS (Geographic Information Systems) with their CRM platforms to display citizen reports on a map. While powerful, systems like ArcGIS are often expensive, complex, and designed for trained professionals, making them less user-friendly, especially in advanced tools like ArcGIS Pro. Although they offer detailed map-based visualizations, the technical barrier is high, requiring expertise and resources that many municipalities lack.</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CRM-based dashboards like Salesforce can support map-based visualizations, but often require additional modules, integrations, or licensing, making them less straightforward for municipalities seeking lightweight, dedicated reporting solutions.</w:t>
      </w:r>
    </w:p>
    <w:p w:rsidR="00000000" w:rsidDel="00000000" w:rsidP="00000000" w:rsidRDefault="00000000" w:rsidRPr="00000000" w14:paraId="0000007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 Pros and Cons of Display Systems:</w:t>
      </w:r>
    </w:p>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tl w:val="0"/>
        </w:rPr>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4035"/>
        <w:gridCol w:w="2295"/>
        <w:tblGridChange w:id="0">
          <w:tblGrid>
            <w:gridCol w:w="2610"/>
            <w:gridCol w:w="4035"/>
            <w:gridCol w:w="2295"/>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GIS Platforms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CRM-based Dashboards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 interface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(especially in ArcGIS Pro)           </w:t>
              <w:tab/>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Map-based report visualization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(but often complex –ArcGIS)   </w:t>
              <w:tab/>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(but requires additional setup)</w:t>
              <w:tab/>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barrier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to High (Very high in ArcGIS Pro)            </w:t>
              <w:tab/>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bl>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developed in this project aims to bridge this gap by combining lightweight, map-based visualization with a simple and intuitive interface that minimizes technical complexity. This approach ensures that municipal staff can access location-aware insights and prioritize tasks efficiently, without requiring specialized GIS training or heavy platform investments.</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1"/>
        <w:keepNext w:val="0"/>
        <w:keepLines w:val="0"/>
        <w:spacing w:after="40" w:before="240" w:lineRule="auto"/>
        <w:rPr>
          <w:sz w:val="30"/>
          <w:szCs w:val="30"/>
        </w:rPr>
      </w:pPr>
      <w:bookmarkStart w:colFirst="0" w:colLast="0" w:name="_ganpm2bvucbp" w:id="6"/>
      <w:bookmarkEnd w:id="6"/>
      <w:r w:rsidDel="00000000" w:rsidR="00000000" w:rsidRPr="00000000">
        <w:rPr>
          <w:sz w:val="30"/>
          <w:szCs w:val="30"/>
          <w:rtl w:val="0"/>
        </w:rPr>
        <w:t xml:space="preserve">2.3 The Role of Technological Solutions</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advancements play a crucial role in enabling cities to respond efficiently to citizen needs. Intuitive interfaces and map-based visualizations help city staff make informed decisions faster. However, most existing solutions fall into two categories: either high-level business intelligence tools such as Tableau and Power BI, which are not inherently designed for map-based operational workflows, or complex GIS platforms like ArcGIS, which require specialized training and come with high costs [9].</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suggested system presented in this project offers a unique alternative: a lightweight, dynamic map-based platform built on Google Maps, tailored specifically for internal municipal use. It bridges the gap between basic citizen-facing reporting apps and high-end GIS systems by providing location-aware insights, simple filtering tools, and clear visual prioritization — all without requiring significant investment or technical expertise.</w:t>
      </w:r>
    </w:p>
    <w:p w:rsidR="00000000" w:rsidDel="00000000" w:rsidP="00000000" w:rsidRDefault="00000000" w:rsidRPr="00000000" w14:paraId="00000093">
      <w:pPr>
        <w:pStyle w:val="Heading1"/>
        <w:rPr>
          <w:sz w:val="30"/>
          <w:szCs w:val="30"/>
        </w:rPr>
      </w:pPr>
      <w:bookmarkStart w:colFirst="0" w:colLast="0" w:name="_7y7zky6axs3n" w:id="7"/>
      <w:bookmarkEnd w:id="7"/>
      <w:r w:rsidDel="00000000" w:rsidR="00000000" w:rsidRPr="00000000">
        <w:rPr>
          <w:sz w:val="30"/>
          <w:szCs w:val="30"/>
          <w:rtl w:val="0"/>
        </w:rPr>
        <w:t xml:space="preserve">2.4 Barriers to Adoption and Design Considerations</w:t>
      </w:r>
    </w:p>
    <w:p w:rsidR="00000000" w:rsidDel="00000000" w:rsidP="00000000" w:rsidRDefault="00000000" w:rsidRPr="00000000" w14:paraId="0000009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map-based visualization offers clear advantages, it is not yet commonly adopted by municipalities. This may be due to several practical and organizational factors. Many municipal staff are used to working with table-based systems and lists, which offer direct access to report IDs, timestamps, and categories in a structured format. Switching to a spatial interface may require a change in workflow or mindset that not all staff are ready for [9].</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Information Systems (GIS), such as ArcGIS, are technically powerful but often considered too complex for everyday use by administrative city staff. Several studies note that traditional GIS platforms require specialized knowledge and are primarily designed for analysts or engineers, making them less suitable for non-technical municipal employees. Furthermore, deleted reports are typically not preserved for historical analysis, and bulk operations such as closing or removing multiple reports are not supported without advanced configuration or scripting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[9]. </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Even when considering sophisticated platforms such as ArcGIS — one of the most established and feature-rich GIS solutions available — certain limitations remain when applied to municipal reporting tasks. While ArcGIS offers powerful tools for spatial analysis and mapping, its configuration and day-to-day use often require advanced training, administrative permissions, and scripting for automation. Features such as historical access to deleted reports or bulk status updates are not readily available out-of-the-box and may demand custom development or licensing of additional components. These usability and operational barriers limit its effectiveness for frontline municipal staff who need a simple, responsive, and purpose-built reporting environment.[10]</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pStyle w:val="Heading1"/>
        <w:keepNext w:val="0"/>
        <w:keepLines w:val="0"/>
        <w:spacing w:before="280" w:lineRule="auto"/>
        <w:rPr/>
      </w:pPr>
      <w:bookmarkStart w:colFirst="0" w:colLast="0" w:name="_h6ykm5wcj7sb" w:id="8"/>
      <w:bookmarkEnd w:id="8"/>
      <w:r w:rsidDel="00000000" w:rsidR="00000000" w:rsidRPr="00000000">
        <w:rPr>
          <w:rtl w:val="0"/>
        </w:rPr>
        <w:t xml:space="preserve">3. </w:t>
      </w:r>
      <w:commentRangeStart w:id="4"/>
      <w:commentRangeStart w:id="5"/>
      <w:r w:rsidDel="00000000" w:rsidR="00000000" w:rsidRPr="00000000">
        <w:rPr>
          <w:rtl w:val="0"/>
        </w:rPr>
        <w:t xml:space="preserve">Expected Achievements</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of this project is to develop a lightweight and user-friendly map-based system, specifically designed for local governments to manage and present citizen reports more effectively. Unlike traditional GIS platforms like ArcGIS Pro, which are powerful but often too complex for daily use, this project focuses on accessibility and simplicity while maintaining essential spatial functionality.</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assist municipal employees in viewing, filtering, and managing reports using a dynamic map interface that reflects real-world locations and categories. While it does not replace public-facing reporting platforms like 106 or mobile apps, it serves as a visual and operational layer for internal staff to better track and respond to reported issues.</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capabilities are designed with the assumption that the system can be connected to the municipality’s internal database. This connection would enable automatic synchronization of report statuses without requiring manual file uploads. The system also retains resolved or deleted reports for historical reference and issues alerts when specific areas exhibit recurring issues. These features aim to provide municipalities with a focused and easy-to-use tool that aligns with actual operational needs.</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 success criteria for this project will be:</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least 80% of targeted municipal staff report that they can effectively understand and manage citizen reports using the map-based interface after minimal training (defined as no more than one hour).</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least 80% of users indicate in the pilot questionnaire that the system is easy to use.</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least 75% of users report that the system saves them time compared to the previous method.</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least 70% reduction in reliance on complex GIS platforms (e.g., ArcGIS Pro) for daily operational tracking, as measured by feedback and usage statistics over a 3-month pilot.</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system’s alert and visualization tools successfully detect at least 90% of recurring issues (defined as three or more similar reports in the same area within a one-month window) during internal tests.</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1"/>
        <w:keepNext w:val="0"/>
        <w:keepLines w:val="0"/>
        <w:spacing w:before="280" w:lineRule="auto"/>
        <w:rPr/>
      </w:pPr>
      <w:bookmarkStart w:colFirst="0" w:colLast="0" w:name="_i3o74f32sh8c" w:id="9"/>
      <w:bookmarkEnd w:id="9"/>
      <w:r w:rsidDel="00000000" w:rsidR="00000000" w:rsidRPr="00000000">
        <w:rPr>
          <w:rtl w:val="0"/>
        </w:rPr>
        <w:t xml:space="preserve">4. Development Process</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PROCESS </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start of this project, I began by exploring and testing existing solutions to gain an initial understanding of available tools and approaches. I reviewed platforms such as the 106 municipal hotline and the Urban App, following discussions on social media and relevant forums to better understand how reports are collected and managed.</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I focused on analyzing software solutions specifically related to the core goal of this project — presenting collected citizen report data to municipal staff. Through this exploration, I identified the weaknesses of existing tools, particularly their complexity, non-intuitive interfaces, and overwhelming number of unnecessary features that reduce usability for daily municipal operations. This realization led me to conceptualize a purpose-driven system: </w:t>
        <w:br w:type="textWrapping"/>
        <w:t xml:space="preserve">a lightweight web platform focused solely on delivering a clear, map-based visualization of municipal reports. By limiting the system to only the most relevant functions, it offers a simpler, more focused alternative to heavy and complex enterprise tools.</w:t>
        <w:br w:type="textWrapping"/>
        <w:br w:type="textWrapping"/>
        <w:t xml:space="preserve">Regarding the type of data, I decided that because it is intended for the municipality, I will take all the issues existing in the citizen reporting applications, except for reports related to external parties such as water corporations. This data will be stored in the database in json format.</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the system’s design and theoretical foundation, I also conducted a literature review, drawing on relevant academic papers and studies to support the design decisions and validate the assumptions underpinning the project.</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the database, I choose to use Firebase as the primary database, which stores data in JSON format. This choice allows for a flexible, real-time database structure that fits the dynamic nature of citizen report management.</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Firebase database, the list of reports is stored separately under a dedicated section (for example, titled “report locations”), making it easy to query, update, and manage the reports without interfering with other data types.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report entry under this section contains key information, including:</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text description (e.g., the type of issue reported)</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geographic location (coordinates for map placement)</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metadata (such as time of report, status, category, and optional image references)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shaping a basic concept for the system, I moved on to consider the key features that could enhance its usefulness for municipal staff. To make it easier for staff to track reports and identify problematic areas, I proposed developing an automated process that scans report data and flags geographic zones with recurring issues.</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 considered how to visually distinguish between reports of the same category but from different submission times. A natural solution was to use color coding: for example, marking new reports in green, reports older than one week in gray, and reports older than one month in red.</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aspect was handling report deletion efficiently. Rather than linking the system to external tools or forcing manual deletion one by one, I decided to implement a file upload mechanism, allowing staff to submit a structured file (such as CSV) that automatically clears resolved reports in bulk.</w:t>
      </w:r>
    </w:p>
    <w:p w:rsidR="00000000" w:rsidDel="00000000" w:rsidP="00000000" w:rsidRDefault="00000000" w:rsidRPr="00000000" w14:paraId="000000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As part of the design process, I carefully considered whether the system should display archived (old) reports directly on the map or only in tabular and statistical views. Since the system already includes an automated anomaly detection feature that highlights recurring issues in specific areas, I decided that showing old reports on the map would create unnecessary visual clutter without adding meaningful value. Instead, archived reports will be accessible through dedicated tables or summary reports, allowing municipal staff to review historical data as needed for managerial or documentation purposes, without overloading the primary map interface.</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40"/>
          <w:szCs w:val="40"/>
          <w:rtl w:val="0"/>
        </w:rPr>
        <w:t xml:space="preserve">4.2 PRODUCT</w:t>
      </w:r>
      <w:r w:rsidDel="00000000" w:rsidR="00000000" w:rsidRPr="00000000">
        <w:rPr>
          <w:rtl w:val="0"/>
        </w:rPr>
      </w:r>
    </w:p>
    <w:p w:rsidR="00000000" w:rsidDel="00000000" w:rsidP="00000000" w:rsidRDefault="00000000" w:rsidRPr="00000000" w14:paraId="000000BE">
      <w:pPr>
        <w:pStyle w:val="Heading4"/>
        <w:keepNext w:val="0"/>
        <w:keepLines w:val="0"/>
        <w:spacing w:after="40" w:before="240" w:lineRule="auto"/>
        <w:rPr>
          <w:rFonts w:ascii="Times New Roman" w:cs="Times New Roman" w:eastAsia="Times New Roman" w:hAnsi="Times New Roman"/>
          <w:color w:val="000000"/>
          <w:sz w:val="32"/>
          <w:szCs w:val="32"/>
        </w:rPr>
      </w:pPr>
      <w:bookmarkStart w:colFirst="0" w:colLast="0" w:name="_qc3taw7rw3vl" w:id="10"/>
      <w:bookmarkEnd w:id="10"/>
      <w:r w:rsidDel="00000000" w:rsidR="00000000" w:rsidRPr="00000000">
        <w:rPr>
          <w:rFonts w:ascii="Times New Roman" w:cs="Times New Roman" w:eastAsia="Times New Roman" w:hAnsi="Times New Roman"/>
          <w:b w:val="1"/>
          <w:bCs w:val="1"/>
          <w:color w:val="000000"/>
          <w:sz w:val="32"/>
          <w:szCs w:val="32"/>
          <w:rtl w:val="0"/>
        </w:rPr>
        <w:t xml:space="preserve">4.2.1 System Architecture</w:t>
      </w:r>
      <w:r w:rsidDel="00000000" w:rsidR="00000000" w:rsidRPr="00000000">
        <w:rPr>
          <w:rFonts w:ascii="Times New Roman" w:cs="Times New Roman" w:eastAsia="Times New Roman" w:hAnsi="Times New Roman"/>
          <w:color w:val="000000"/>
          <w:sz w:val="32"/>
          <w:szCs w:val="32"/>
          <w:rtl w:val="0"/>
        </w:rPr>
        <w:t xml:space="preserve">(see figure: “System architecture”):</w:t>
      </w:r>
    </w:p>
    <w:p w:rsidR="00000000" w:rsidDel="00000000" w:rsidP="00000000" w:rsidRDefault="00000000" w:rsidRPr="00000000" w14:paraId="000000BF">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z1zuznca2frj" w:id="11"/>
      <w:bookmarkEnd w:id="11"/>
      <w:r w:rsidDel="00000000" w:rsidR="00000000" w:rsidRPr="00000000">
        <w:rPr>
          <w:rFonts w:ascii="Times New Roman" w:cs="Times New Roman" w:eastAsia="Times New Roman" w:hAnsi="Times New Roman"/>
          <w:b w:val="1"/>
          <w:bCs w:val="1"/>
          <w:color w:val="000000"/>
          <w:sz w:val="28"/>
          <w:szCs w:val="28"/>
          <w:rtl w:val="0"/>
        </w:rPr>
        <w:t xml:space="preserve">1. React (Frontend)</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is built with </w:t>
      </w: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HTML/CSS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Bootstrap</w:t>
      </w:r>
      <w:r w:rsidDel="00000000" w:rsidR="00000000" w:rsidRPr="00000000">
        <w:rPr>
          <w:rFonts w:ascii="Times New Roman" w:cs="Times New Roman" w:eastAsia="Times New Roman" w:hAnsi="Times New Roman"/>
          <w:sz w:val="24"/>
          <w:szCs w:val="24"/>
          <w:rtl w:val="0"/>
        </w:rPr>
        <w:t xml:space="preserve">. It serves as the primary interaction layer for municipal staff.</w:t>
        <w:br w:type="textWrapping"/>
        <w:t xml:space="preserve"> The React application communicates directly with Firebase through the </w:t>
      </w:r>
      <w:r w:rsidDel="00000000" w:rsidR="00000000" w:rsidRPr="00000000">
        <w:rPr>
          <w:rFonts w:ascii="Times New Roman" w:cs="Times New Roman" w:eastAsia="Times New Roman" w:hAnsi="Times New Roman"/>
          <w:b w:val="1"/>
          <w:bCs w:val="1"/>
          <w:sz w:val="24"/>
          <w:szCs w:val="24"/>
          <w:rtl w:val="0"/>
        </w:rPr>
        <w:t xml:space="preserve">Firebase Web SDK</w:t>
      </w:r>
      <w:r w:rsidDel="00000000" w:rsidR="00000000" w:rsidRPr="00000000">
        <w:rPr>
          <w:rFonts w:ascii="Times New Roman" w:cs="Times New Roman" w:eastAsia="Times New Roman" w:hAnsi="Times New Roman"/>
          <w:sz w:val="24"/>
          <w:szCs w:val="24"/>
          <w:rtl w:val="0"/>
        </w:rPr>
        <w:t xml:space="preserve">, enabling users to:</w:t>
      </w:r>
    </w:p>
    <w:p w:rsidR="00000000" w:rsidDel="00000000" w:rsidP="00000000" w:rsidRDefault="00000000" w:rsidRPr="00000000" w14:paraId="000000C1">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and filter incoming reports</w:t>
      </w:r>
    </w:p>
    <w:p w:rsidR="00000000" w:rsidDel="00000000" w:rsidP="00000000" w:rsidRDefault="00000000" w:rsidRPr="00000000" w14:paraId="000000C2">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 with map views</w:t>
      </w:r>
    </w:p>
    <w:p w:rsidR="00000000" w:rsidDel="00000000" w:rsidP="00000000" w:rsidRDefault="00000000" w:rsidRPr="00000000" w14:paraId="000000C3">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report statuses (open, pending, in progress, resolved)</w:t>
      </w:r>
    </w:p>
    <w:p w:rsidR="00000000" w:rsidDel="00000000" w:rsidP="00000000" w:rsidRDefault="00000000" w:rsidRPr="00000000" w14:paraId="000000C4">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anomaly alerts and analyze statistical summaries</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connection is bidirectional, as the interface both reads data and sends updates (e.g., status changes) back to Firebase.</w:t>
      </w:r>
    </w:p>
    <w:p w:rsidR="00000000" w:rsidDel="00000000" w:rsidP="00000000" w:rsidRDefault="00000000" w:rsidRPr="00000000" w14:paraId="000000C6">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5cgnpp7dohxr" w:id="12"/>
      <w:bookmarkEnd w:id="12"/>
      <w:r w:rsidDel="00000000" w:rsidR="00000000" w:rsidRPr="00000000">
        <w:rPr>
          <w:rFonts w:ascii="Times New Roman" w:cs="Times New Roman" w:eastAsia="Times New Roman" w:hAnsi="Times New Roman"/>
          <w:b w:val="1"/>
          <w:bCs w:val="1"/>
          <w:color w:val="000000"/>
          <w:sz w:val="28"/>
          <w:szCs w:val="28"/>
          <w:rtl w:val="0"/>
        </w:rPr>
        <w:t xml:space="preserve">2. Node.js (Back-End Server)</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is powered by a </w:t>
      </w:r>
      <w:r w:rsidDel="00000000" w:rsidR="00000000" w:rsidRPr="00000000">
        <w:rPr>
          <w:rFonts w:ascii="Times New Roman" w:cs="Times New Roman" w:eastAsia="Times New Roman" w:hAnsi="Times New Roman"/>
          <w:b w:val="1"/>
          <w:bCs w:val="1"/>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service that runs scheduled background tasks. These are not user-triggered, but instead activated periodically (e.g., every hour) via an internal scheduler or cron-like process.</w:t>
        <w:br w:type="textWrapping"/>
        <w:t xml:space="preserve">This server uses the </w:t>
      </w:r>
      <w:r w:rsidDel="00000000" w:rsidR="00000000" w:rsidRPr="00000000">
        <w:rPr>
          <w:rFonts w:ascii="Times New Roman" w:cs="Times New Roman" w:eastAsia="Times New Roman" w:hAnsi="Times New Roman"/>
          <w:b w:val="1"/>
          <w:bCs w:val="1"/>
          <w:sz w:val="24"/>
          <w:szCs w:val="24"/>
          <w:rtl w:val="0"/>
        </w:rPr>
        <w:t xml:space="preserve">Firebase Admin SDK</w:t>
      </w:r>
      <w:r w:rsidDel="00000000" w:rsidR="00000000" w:rsidRPr="00000000">
        <w:rPr>
          <w:rFonts w:ascii="Times New Roman" w:cs="Times New Roman" w:eastAsia="Times New Roman" w:hAnsi="Times New Roman"/>
          <w:sz w:val="24"/>
          <w:szCs w:val="24"/>
          <w:rtl w:val="0"/>
        </w:rPr>
        <w:t xml:space="preserve"> to securely access the Firebase services with elevated privileges.</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handles:</w:t>
      </w:r>
    </w:p>
    <w:p w:rsidR="00000000" w:rsidDel="00000000" w:rsidP="00000000" w:rsidRDefault="00000000" w:rsidRPr="00000000" w14:paraId="000000C9">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scanning of reports from the Realtime Database</w:t>
      </w:r>
    </w:p>
    <w:p w:rsidR="00000000" w:rsidDel="00000000" w:rsidP="00000000" w:rsidRDefault="00000000" w:rsidRPr="00000000" w14:paraId="000000C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 Logic (time-based or volume-based)</w:t>
      </w:r>
    </w:p>
    <w:p w:rsidR="00000000" w:rsidDel="00000000" w:rsidP="00000000" w:rsidRDefault="00000000" w:rsidRPr="00000000" w14:paraId="000000CB">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back newly detected anomalies or calculated statistics to the database</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Firebase does not push data to the server, the communication remains logically bidirectional, as the server both reads and writes data.</w:t>
      </w:r>
    </w:p>
    <w:p w:rsidR="00000000" w:rsidDel="00000000" w:rsidP="00000000" w:rsidRDefault="00000000" w:rsidRPr="00000000" w14:paraId="000000CD">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ggp5kkernsc0" w:id="13"/>
      <w:bookmarkEnd w:id="13"/>
      <w:r w:rsidDel="00000000" w:rsidR="00000000" w:rsidRPr="00000000">
        <w:rPr>
          <w:rFonts w:ascii="Times New Roman" w:cs="Times New Roman" w:eastAsia="Times New Roman" w:hAnsi="Times New Roman"/>
          <w:b w:val="1"/>
          <w:bCs w:val="1"/>
          <w:color w:val="000000"/>
          <w:sz w:val="28"/>
          <w:szCs w:val="28"/>
          <w:rtl w:val="0"/>
        </w:rPr>
        <w:t xml:space="preserve">3. Firebase (Data Layer &amp; Management)</w:t>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acts as the centralized data source shared across the system. It contains the following core components:</w:t>
      </w:r>
    </w:p>
    <w:p w:rsidR="00000000" w:rsidDel="00000000" w:rsidP="00000000" w:rsidRDefault="00000000" w:rsidRPr="00000000" w14:paraId="000000CF">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Realtime Database</w:t>
      </w:r>
      <w:r w:rsidDel="00000000" w:rsidR="00000000" w:rsidRPr="00000000">
        <w:rPr>
          <w:rFonts w:ascii="Times New Roman" w:cs="Times New Roman" w:eastAsia="Times New Roman" w:hAnsi="Times New Roman"/>
          <w:sz w:val="24"/>
          <w:szCs w:val="24"/>
          <w:rtl w:val="0"/>
        </w:rPr>
        <w:t xml:space="preserve"> – storing all reports, status history, anomaly logs, and statistics</w:t>
      </w:r>
    </w:p>
    <w:p w:rsidR="00000000" w:rsidDel="00000000" w:rsidP="00000000" w:rsidRDefault="00000000" w:rsidRPr="00000000" w14:paraId="000000D0">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 enabling user login from the frontend interface</w:t>
      </w:r>
    </w:p>
    <w:p w:rsidR="00000000" w:rsidDel="00000000" w:rsidP="00000000" w:rsidRDefault="00000000" w:rsidRPr="00000000" w14:paraId="000000D1">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Firebase Storage</w:t>
      </w:r>
      <w:r w:rsidDel="00000000" w:rsidR="00000000" w:rsidRPr="00000000">
        <w:rPr>
          <w:rFonts w:ascii="Times New Roman" w:cs="Times New Roman" w:eastAsia="Times New Roman" w:hAnsi="Times New Roman"/>
          <w:sz w:val="24"/>
          <w:szCs w:val="24"/>
          <w:rtl w:val="0"/>
        </w:rPr>
        <w:t xml:space="preserve"> – used to hold uploaded images or media files attached to reports</w:t>
      </w:r>
    </w:p>
    <w:p w:rsidR="00000000" w:rsidDel="00000000" w:rsidP="00000000" w:rsidRDefault="00000000" w:rsidRPr="00000000" w14:paraId="000000D2">
      <w:pPr>
        <w:numPr>
          <w:ilvl w:val="0"/>
          <w:numId w:val="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Firebase Admin SDK</w:t>
      </w:r>
      <w:r w:rsidDel="00000000" w:rsidR="00000000" w:rsidRPr="00000000">
        <w:rPr>
          <w:rFonts w:ascii="Times New Roman" w:cs="Times New Roman" w:eastAsia="Times New Roman" w:hAnsi="Times New Roman"/>
          <w:sz w:val="24"/>
          <w:szCs w:val="24"/>
          <w:rtl w:val="0"/>
        </w:rPr>
        <w:t xml:space="preserve"> – used exclusively by the Node.js server to access Firebase programmatically with full permissions</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w:t>
      </w:r>
      <w:r w:rsidDel="00000000" w:rsidR="00000000" w:rsidRPr="00000000">
        <w:rPr>
          <w:rFonts w:ascii="Times New Roman" w:cs="Times New Roman" w:eastAsia="Times New Roman" w:hAnsi="Times New Roman"/>
          <w:b w:val="1"/>
          <w:bCs w:val="1"/>
          <w:sz w:val="24"/>
          <w:szCs w:val="24"/>
          <w:rtl w:val="0"/>
        </w:rPr>
        <w:t xml:space="preserve">frontend (React)</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backend (Node.js)</w:t>
      </w:r>
      <w:r w:rsidDel="00000000" w:rsidR="00000000" w:rsidRPr="00000000">
        <w:rPr>
          <w:rFonts w:ascii="Times New Roman" w:cs="Times New Roman" w:eastAsia="Times New Roman" w:hAnsi="Times New Roman"/>
          <w:sz w:val="24"/>
          <w:szCs w:val="24"/>
          <w:rtl w:val="0"/>
        </w:rPr>
        <w:t xml:space="preserve"> independently communicate with Firebase.</w:t>
        <w:br w:type="textWrapping"/>
        <w:t xml:space="preserve">There is no direct connection between React and Node.js; all interaction occurs through the shared Firebase services.</w:t>
        <w:br w:type="textWrapping"/>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sz w:val="32"/>
          <w:szCs w:val="32"/>
        </w:rPr>
      </w:pPr>
      <w:r w:rsidDel="00000000" w:rsidR="00000000" w:rsidRPr="00000000">
        <w:rPr>
          <w:rtl w:val="0"/>
        </w:rPr>
      </w:r>
    </w:p>
    <w:p w:rsidR="00000000" w:rsidDel="00000000" w:rsidP="00000000" w:rsidRDefault="00000000" w:rsidRPr="00000000" w14:paraId="000000D7">
      <w:pPr>
        <w:jc w:val="center"/>
        <w:rPr>
          <w:b w:val="1"/>
          <w:bCs w:val="1"/>
          <w:sz w:val="32"/>
          <w:szCs w:val="32"/>
        </w:rPr>
      </w:pPr>
      <w:r w:rsidDel="00000000" w:rsidR="00000000" w:rsidRPr="00000000">
        <w:rPr>
          <w:sz w:val="32"/>
          <w:szCs w:val="32"/>
        </w:rPr>
        <w:drawing>
          <wp:inline distB="114300" distT="114300" distL="114300" distR="114300">
            <wp:extent cx="6605588" cy="4790017"/>
            <wp:effectExtent b="0" l="0" r="0" t="0"/>
            <wp:docPr id="35" name="image34.png"/>
            <a:graphic>
              <a:graphicData uri="http://schemas.openxmlformats.org/drawingml/2006/picture">
                <pic:pic>
                  <pic:nvPicPr>
                    <pic:cNvPr id="0" name="image34.png"/>
                    <pic:cNvPicPr preferRelativeResize="0"/>
                  </pic:nvPicPr>
                  <pic:blipFill>
                    <a:blip r:embed="rId17"/>
                    <a:srcRect b="5217" l="8269" r="2909" t="3043"/>
                    <a:stretch>
                      <a:fillRect/>
                    </a:stretch>
                  </pic:blipFill>
                  <pic:spPr>
                    <a:xfrm>
                      <a:off x="0" y="0"/>
                      <a:ext cx="6605588" cy="4790017"/>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center"/>
        <w:rPr>
          <w:sz w:val="26"/>
          <w:szCs w:val="26"/>
        </w:rPr>
      </w:pPr>
      <w:r w:rsidDel="00000000" w:rsidR="00000000" w:rsidRPr="00000000">
        <w:rPr>
          <w:b w:val="1"/>
          <w:bCs w:val="1"/>
          <w:sz w:val="26"/>
          <w:szCs w:val="26"/>
          <w:rtl w:val="0"/>
        </w:rPr>
        <w:t xml:space="preserve">Figure</w:t>
      </w:r>
      <w:r w:rsidDel="00000000" w:rsidR="00000000" w:rsidRPr="00000000">
        <w:rPr>
          <w:sz w:val="26"/>
          <w:szCs w:val="26"/>
          <w:rtl w:val="0"/>
        </w:rPr>
        <w:t xml:space="preserve">: “System architecture”</w:t>
      </w:r>
    </w:p>
    <w:p w:rsidR="00000000" w:rsidDel="00000000" w:rsidP="00000000" w:rsidRDefault="00000000" w:rsidRPr="00000000" w14:paraId="000000D9">
      <w:pPr>
        <w:rPr>
          <w:sz w:val="32"/>
          <w:szCs w:val="32"/>
        </w:rPr>
      </w:pPr>
      <w:r w:rsidDel="00000000" w:rsidR="00000000" w:rsidRPr="00000000">
        <w:rPr>
          <w:rtl w:val="0"/>
        </w:rPr>
      </w:r>
    </w:p>
    <w:p w:rsidR="00000000" w:rsidDel="00000000" w:rsidP="00000000" w:rsidRDefault="00000000" w:rsidRPr="00000000" w14:paraId="000000DA">
      <w:pPr>
        <w:rPr>
          <w:sz w:val="32"/>
          <w:szCs w:val="32"/>
        </w:rPr>
      </w:pPr>
      <w:r w:rsidDel="00000000" w:rsidR="00000000" w:rsidRPr="00000000">
        <w:rPr>
          <w:rtl w:val="0"/>
        </w:rPr>
      </w:r>
    </w:p>
    <w:p w:rsidR="00000000" w:rsidDel="00000000" w:rsidP="00000000" w:rsidRDefault="00000000" w:rsidRPr="00000000" w14:paraId="000000DB">
      <w:pPr>
        <w:rPr>
          <w:sz w:val="32"/>
          <w:szCs w:val="32"/>
        </w:rPr>
      </w:pP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4.2.2 Firebase Database Structure</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the functionality of the MuniMap system, the Firebase Realtime Database is organized as a hierarchical, JSON-based tree that stores all relevant data in a scalable and accessible way.</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main data nodes include:</w:t>
      </w:r>
    </w:p>
    <w:p w:rsidR="00000000" w:rsidDel="00000000" w:rsidP="00000000" w:rsidRDefault="00000000" w:rsidRPr="00000000" w14:paraId="000000DF">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 Contains all submitted reports. Each report is stored under a unique ID and includes fields such as timestamp, category, status, location, description, and optional media.</w:t>
      </w:r>
    </w:p>
    <w:p w:rsidR="00000000" w:rsidDel="00000000" w:rsidP="00000000" w:rsidRDefault="00000000" w:rsidRPr="00000000" w14:paraId="000000E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anomalies – Stores system-generated anomaly entries created by the backend. Each anomaly includes metadata such as type, area, detectedAt, and the logic that triggered it (e.g., time-based or volume-based).</w:t>
      </w:r>
    </w:p>
    <w:p w:rsidR="00000000" w:rsidDel="00000000" w:rsidP="00000000" w:rsidRDefault="00000000" w:rsidRPr="00000000" w14:paraId="000000E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archivedReports – Includes grouped or historical data exports, organized by month and year. These are typically accessed for download and are not editable.</w:t>
      </w:r>
    </w:p>
    <w:p w:rsidR="00000000" w:rsidDel="00000000" w:rsidP="00000000" w:rsidRDefault="00000000" w:rsidRPr="00000000" w14:paraId="000000E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 Optionally contains extended metadata (e.g., role or area of responsibility) for users authenticated via Firebase Authentication. Actual login credentials are managed securely via Firebase Authentication, not stored in the database.</w:t>
      </w:r>
    </w:p>
    <w:p w:rsidR="00000000" w:rsidDel="00000000" w:rsidP="00000000" w:rsidRDefault="00000000" w:rsidRPr="00000000" w14:paraId="000000E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statistics – Stores preprocessed metrics calculated by the Node.js backend, such as:</w:t>
      </w:r>
    </w:p>
    <w:p w:rsidR="00000000" w:rsidDel="00000000" w:rsidP="00000000" w:rsidRDefault="00000000" w:rsidRPr="00000000" w14:paraId="000000E4">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weekly, monthly, and yearly summaries</w:t>
      </w:r>
    </w:p>
    <w:p w:rsidR="00000000" w:rsidDel="00000000" w:rsidP="00000000" w:rsidRDefault="00000000" w:rsidRPr="00000000" w14:paraId="000000E5">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resolution time</w:t>
      </w:r>
    </w:p>
    <w:p w:rsidR="00000000" w:rsidDel="00000000" w:rsidP="00000000" w:rsidRDefault="00000000" w:rsidRPr="00000000" w14:paraId="000000E6">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report categories</w:t>
      </w:r>
    </w:p>
    <w:p w:rsidR="00000000" w:rsidDel="00000000" w:rsidP="00000000" w:rsidRDefault="00000000" w:rsidRPr="00000000" w14:paraId="000000E7">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Unresolved report percentages</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statistics are used to improve performance when users select predefined time ranges like “This Week” or “This Month.”</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custom date ranges, the system dynamically calculates statistics from the full /reports node at runtime.</w:t>
        <w:br w:type="textWrapping"/>
        <w:br w:type="textWrapping"/>
      </w:r>
    </w:p>
    <w:p w:rsidR="00000000" w:rsidDel="00000000" w:rsidP="00000000" w:rsidRDefault="00000000" w:rsidRPr="00000000" w14:paraId="000000EA">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4.3 System requirements :</w:t>
      </w:r>
    </w:p>
    <w:p w:rsidR="00000000" w:rsidDel="00000000" w:rsidP="00000000" w:rsidRDefault="00000000" w:rsidRPr="00000000" w14:paraId="000000EB">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Functional requirements:</w:t>
      </w:r>
    </w:p>
    <w:p w:rsidR="00000000" w:rsidDel="00000000" w:rsidP="00000000" w:rsidRDefault="00000000" w:rsidRPr="00000000" w14:paraId="000000EC">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the user to log in using a username and password.</w:t>
      </w:r>
    </w:p>
    <w:p w:rsidR="00000000" w:rsidDel="00000000" w:rsidP="00000000" w:rsidRDefault="00000000" w:rsidRPr="00000000" w14:paraId="000000E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the user to open and view the full table of all reports.</w:t>
      </w:r>
    </w:p>
    <w:p w:rsidR="00000000" w:rsidDel="00000000" w:rsidP="00000000" w:rsidRDefault="00000000" w:rsidRPr="00000000" w14:paraId="000000E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the user to view, change status, or delete individual reports.</w:t>
      </w:r>
    </w:p>
    <w:p w:rsidR="00000000" w:rsidDel="00000000" w:rsidP="00000000" w:rsidRDefault="00000000" w:rsidRPr="00000000" w14:paraId="000000E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the user to view attached media (e.g., photos) associated with a report.</w:t>
      </w:r>
    </w:p>
    <w:p w:rsidR="00000000" w:rsidDel="00000000" w:rsidP="00000000" w:rsidRDefault="00000000" w:rsidRPr="00000000" w14:paraId="000000F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the user to filter the full report table based on report category, status, date range, and area.</w:t>
      </w:r>
    </w:p>
    <w:p w:rsidR="00000000" w:rsidDel="00000000" w:rsidP="00000000" w:rsidRDefault="00000000" w:rsidRPr="00000000" w14:paraId="000000F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an advanced filter panel for refining results based on multiple criteria.</w:t>
      </w:r>
    </w:p>
    <w:p w:rsidR="00000000" w:rsidDel="00000000" w:rsidP="00000000" w:rsidRDefault="00000000" w:rsidRPr="00000000" w14:paraId="000000F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the user to search for a specific report or notification.</w:t>
      </w:r>
    </w:p>
    <w:p w:rsidR="00000000" w:rsidDel="00000000" w:rsidP="00000000" w:rsidRDefault="00000000" w:rsidRPr="00000000" w14:paraId="000000F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the user to expand any report breakdown (by area or category) into a fullscreen table view.</w:t>
      </w:r>
    </w:p>
    <w:p w:rsidR="00000000" w:rsidDel="00000000" w:rsidP="00000000" w:rsidRDefault="00000000" w:rsidRPr="00000000" w14:paraId="000000F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the user to display either a single report or all table reports on the map.</w:t>
      </w:r>
    </w:p>
    <w:p w:rsidR="00000000" w:rsidDel="00000000" w:rsidP="00000000" w:rsidRDefault="00000000" w:rsidRPr="00000000" w14:paraId="000000F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enforces step-by-step status updates, allowing status to be changed only to the next valid stage.</w:t>
      </w:r>
    </w:p>
    <w:p w:rsidR="00000000" w:rsidDel="00000000" w:rsidP="00000000" w:rsidRDefault="00000000" w:rsidRPr="00000000" w14:paraId="000000F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visual timeline of status changes for each report in its detail view.</w:t>
      </w:r>
    </w:p>
    <w:p w:rsidR="00000000" w:rsidDel="00000000" w:rsidP="00000000" w:rsidRDefault="00000000" w:rsidRPr="00000000" w14:paraId="000000F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the user to select multiple reports using checkboxes and delete them in a single action.</w:t>
      </w:r>
    </w:p>
    <w:p w:rsidR="00000000" w:rsidDel="00000000" w:rsidP="00000000" w:rsidRDefault="00000000" w:rsidRPr="00000000" w14:paraId="000000F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the user to view grouped anomaly alerts and filter them by type, date, and area.</w:t>
      </w:r>
    </w:p>
    <w:p w:rsidR="00000000" w:rsidDel="00000000" w:rsidP="00000000" w:rsidRDefault="00000000" w:rsidRPr="00000000" w14:paraId="000000F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the user to view detailed information about a specific anomaly, including its related reports.</w:t>
      </w:r>
    </w:p>
    <w:p w:rsidR="00000000" w:rsidDel="00000000" w:rsidP="00000000" w:rsidRDefault="00000000" w:rsidRPr="00000000" w14:paraId="000000F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marking an anomaly as reviewed. Once marked, the alert becomes locked and cannot be re-edited.</w:t>
      </w:r>
    </w:p>
    <w:p w:rsidR="00000000" w:rsidDel="00000000" w:rsidP="00000000" w:rsidRDefault="00000000" w:rsidRPr="00000000" w14:paraId="000000F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the user to select a date range for archived reports and displays a message if no data is available.</w:t>
      </w:r>
    </w:p>
    <w:p w:rsidR="00000000" w:rsidDel="00000000" w:rsidP="00000000" w:rsidRDefault="00000000" w:rsidRPr="00000000" w14:paraId="000000FC">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the user to download archived reports in various formats, including by area, category, anomalies, and monthly summaries.</w:t>
      </w:r>
    </w:p>
    <w:p w:rsidR="00000000" w:rsidDel="00000000" w:rsidP="00000000" w:rsidRDefault="00000000" w:rsidRPr="00000000" w14:paraId="000000FD">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Non-Functional Requirements:</w:t>
      </w:r>
    </w:p>
    <w:p w:rsidR="00000000" w:rsidDel="00000000" w:rsidP="00000000" w:rsidRDefault="00000000" w:rsidRPr="00000000" w14:paraId="000000FE">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w:t>
      </w:r>
    </w:p>
    <w:p w:rsidR="00000000" w:rsidDel="00000000" w:rsidP="00000000" w:rsidRDefault="00000000" w:rsidRPr="00000000" w14:paraId="000000F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load the full report table and map interface within 2 seconds under normal network conditions.</w:t>
      </w:r>
    </w:p>
    <w:p w:rsidR="00000000" w:rsidDel="00000000" w:rsidP="00000000" w:rsidRDefault="00000000" w:rsidRPr="00000000" w14:paraId="00000100">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rendering and anomaly table loading should complete within 2 seconds under normal conditions.</w:t>
      </w:r>
    </w:p>
    <w:p w:rsidR="00000000" w:rsidDel="00000000" w:rsidP="00000000" w:rsidRDefault="00000000" w:rsidRPr="00000000" w14:paraId="00000101">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supports downloading archived reports by file type, including full records, grouped reports by area or category, and anomaly-specific exports.</w:t>
      </w:r>
    </w:p>
    <w:p w:rsidR="00000000" w:rsidDel="00000000" w:rsidP="00000000" w:rsidRDefault="00000000" w:rsidRPr="00000000" w14:paraId="0000010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p w:rsidR="00000000" w:rsidDel="00000000" w:rsidP="00000000" w:rsidRDefault="00000000" w:rsidRPr="00000000" w14:paraId="00000103">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support up to 10,000 active reports without noticeable performance degradation.</w:t>
      </w:r>
    </w:p>
    <w:p w:rsidR="00000000" w:rsidDel="00000000" w:rsidP="00000000" w:rsidRDefault="00000000" w:rsidRPr="00000000" w14:paraId="00000104">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support efficient handling of archived reports exceeding 50,000 records.</w:t>
      </w:r>
    </w:p>
    <w:p w:rsidR="00000000" w:rsidDel="00000000" w:rsidP="00000000" w:rsidRDefault="00000000" w:rsidRPr="00000000" w14:paraId="0000010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Usability:</w:t>
      </w:r>
    </w:p>
    <w:p w:rsidR="00000000" w:rsidDel="00000000" w:rsidP="00000000" w:rsidRDefault="00000000" w:rsidRPr="00000000" w14:paraId="0000010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require no more than 1 hour of training for a municipal employee to operate effectively.</w:t>
      </w:r>
    </w:p>
    <w:p w:rsidR="00000000" w:rsidDel="00000000" w:rsidP="00000000" w:rsidRDefault="00000000" w:rsidRPr="00000000" w14:paraId="0000010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must be intuitive and minimize the number of clicks needed to perform key tasks.</w:t>
      </w:r>
    </w:p>
    <w:p w:rsidR="00000000" w:rsidDel="00000000" w:rsidP="00000000" w:rsidRDefault="00000000" w:rsidRPr="00000000" w14:paraId="0000010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Reliability:</w:t>
      </w:r>
    </w:p>
    <w:p w:rsidR="00000000" w:rsidDel="00000000" w:rsidP="00000000" w:rsidRDefault="00000000" w:rsidRPr="00000000" w14:paraId="0000010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maintain at least 99% uptime during municipal working hours.</w:t>
      </w:r>
    </w:p>
    <w:p w:rsidR="00000000" w:rsidDel="00000000" w:rsidP="00000000" w:rsidRDefault="00000000" w:rsidRPr="00000000" w14:paraId="0000010A">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errors or crashes must not result in data loss.</w:t>
      </w:r>
    </w:p>
    <w:p w:rsidR="00000000" w:rsidDel="00000000" w:rsidP="00000000" w:rsidRDefault="00000000" w:rsidRPr="00000000" w14:paraId="0000010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Maintainability:</w:t>
      </w:r>
    </w:p>
    <w:p w:rsidR="00000000" w:rsidDel="00000000" w:rsidP="00000000" w:rsidRDefault="00000000" w:rsidRPr="00000000" w14:paraId="0000010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categories are managed through the Firebase database and can be extended by the system administrator when needed.</w:t>
      </w:r>
    </w:p>
    <w:p w:rsidR="00000000" w:rsidDel="00000000" w:rsidP="00000000" w:rsidRDefault="00000000" w:rsidRPr="00000000" w14:paraId="0000010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files or database structures should be designed to support easy adjustments.</w:t>
      </w:r>
    </w:p>
    <w:p w:rsidR="00000000" w:rsidDel="00000000" w:rsidP="00000000" w:rsidRDefault="00000000" w:rsidRPr="00000000" w14:paraId="0000010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Exported file types should be easily configurable by administrators without modifying core code.</w:t>
      </w:r>
    </w:p>
    <w:p w:rsidR="00000000" w:rsidDel="00000000" w:rsidP="00000000" w:rsidRDefault="00000000" w:rsidRPr="00000000" w14:paraId="0000010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Security:</w:t>
      </w:r>
    </w:p>
    <w:p w:rsidR="00000000" w:rsidDel="00000000" w:rsidP="00000000" w:rsidRDefault="00000000" w:rsidRPr="00000000" w14:paraId="00000110">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access must be protected by secure login (username and password).</w:t>
      </w:r>
    </w:p>
    <w:p w:rsidR="00000000" w:rsidDel="00000000" w:rsidP="00000000" w:rsidRDefault="00000000" w:rsidRPr="00000000" w14:paraId="00000111">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authorized users can edit, delete, or upload reports and reports status.</w:t>
      </w:r>
    </w:p>
    <w:p w:rsidR="00000000" w:rsidDel="00000000" w:rsidP="00000000" w:rsidRDefault="00000000" w:rsidRPr="00000000" w14:paraId="00000112">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data, if any, must be stored and transmitted securely.</w:t>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store original report data or handle status changes originating from the municipality's internal system; it functions in parallel as a viewing and monitoring tool.</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b w:val="1"/>
          <w:bCs w:val="1"/>
          <w:sz w:val="32"/>
          <w:szCs w:val="32"/>
        </w:rPr>
      </w:pPr>
      <w:r w:rsidDel="00000000" w:rsidR="00000000" w:rsidRPr="00000000">
        <w:rPr>
          <w:b w:val="1"/>
          <w:bCs w:val="1"/>
          <w:sz w:val="32"/>
          <w:szCs w:val="32"/>
          <w:rtl w:val="0"/>
        </w:rPr>
        <w:t xml:space="preserve">4.4 Use case </w:t>
      </w:r>
    </w:p>
    <w:p w:rsidR="00000000" w:rsidDel="00000000" w:rsidP="00000000" w:rsidRDefault="00000000" w:rsidRPr="00000000" w14:paraId="00000117">
      <w:pPr>
        <w:rPr>
          <w:b w:val="1"/>
          <w:bCs w:val="1"/>
          <w:sz w:val="32"/>
          <w:szCs w:val="32"/>
        </w:rPr>
      </w:pPr>
      <w:r w:rsidDel="00000000" w:rsidR="00000000" w:rsidRPr="00000000">
        <w:rPr>
          <w:b w:val="1"/>
          <w:bCs w:val="1"/>
          <w:sz w:val="32"/>
          <w:szCs w:val="32"/>
        </w:rPr>
        <w:drawing>
          <wp:inline distB="114300" distT="114300" distL="114300" distR="114300">
            <wp:extent cx="5731200" cy="3810000"/>
            <wp:effectExtent b="0" l="0" r="0" t="0"/>
            <wp:docPr id="1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b w:val="1"/>
          <w:bCs w:val="1"/>
          <w:sz w:val="32"/>
          <w:szCs w:val="32"/>
        </w:rPr>
      </w:pPr>
      <w:r w:rsidDel="00000000" w:rsidR="00000000" w:rsidRPr="00000000">
        <w:rPr>
          <w:rtl w:val="0"/>
        </w:rPr>
      </w:r>
    </w:p>
    <w:p w:rsidR="00000000" w:rsidDel="00000000" w:rsidP="00000000" w:rsidRDefault="00000000" w:rsidRPr="00000000" w14:paraId="00000119">
      <w:pPr>
        <w:rPr>
          <w:b w:val="1"/>
          <w:bCs w:val="1"/>
          <w:sz w:val="32"/>
          <w:szCs w:val="32"/>
        </w:rPr>
      </w:pPr>
      <w:r w:rsidDel="00000000" w:rsidR="00000000" w:rsidRPr="00000000">
        <w:rPr>
          <w:rtl w:val="0"/>
        </w:rPr>
      </w:r>
    </w:p>
    <w:p w:rsidR="00000000" w:rsidDel="00000000" w:rsidP="00000000" w:rsidRDefault="00000000" w:rsidRPr="00000000" w14:paraId="0000011A">
      <w:pPr>
        <w:rPr>
          <w:b w:val="1"/>
          <w:bCs w:val="1"/>
          <w:sz w:val="32"/>
          <w:szCs w:val="32"/>
        </w:rPr>
      </w:pPr>
      <w:r w:rsidDel="00000000" w:rsidR="00000000" w:rsidRPr="00000000">
        <w:rPr>
          <w:rtl w:val="0"/>
        </w:rPr>
      </w:r>
    </w:p>
    <w:p w:rsidR="00000000" w:rsidDel="00000000" w:rsidP="00000000" w:rsidRDefault="00000000" w:rsidRPr="00000000" w14:paraId="0000011B">
      <w:pPr>
        <w:rPr>
          <w:b w:val="1"/>
          <w:bCs w:val="1"/>
          <w:sz w:val="32"/>
          <w:szCs w:val="32"/>
        </w:rPr>
      </w:pPr>
      <w:r w:rsidDel="00000000" w:rsidR="00000000" w:rsidRPr="00000000">
        <w:rPr>
          <w:rtl w:val="0"/>
        </w:rPr>
      </w:r>
    </w:p>
    <w:p w:rsidR="00000000" w:rsidDel="00000000" w:rsidP="00000000" w:rsidRDefault="00000000" w:rsidRPr="00000000" w14:paraId="0000011C">
      <w:pPr>
        <w:rPr>
          <w:b w:val="1"/>
          <w:bCs w:val="1"/>
          <w:sz w:val="32"/>
          <w:szCs w:val="32"/>
        </w:rPr>
      </w:pPr>
      <w:r w:rsidDel="00000000" w:rsidR="00000000" w:rsidRPr="00000000">
        <w:rPr>
          <w:rtl w:val="0"/>
        </w:rPr>
      </w:r>
    </w:p>
    <w:p w:rsidR="00000000" w:rsidDel="00000000" w:rsidP="00000000" w:rsidRDefault="00000000" w:rsidRPr="00000000" w14:paraId="0000011D">
      <w:pPr>
        <w:rPr>
          <w:b w:val="1"/>
          <w:bCs w:val="1"/>
          <w:sz w:val="32"/>
          <w:szCs w:val="32"/>
        </w:rPr>
      </w:pPr>
      <w:r w:rsidDel="00000000" w:rsidR="00000000" w:rsidRPr="00000000">
        <w:rPr>
          <w:rtl w:val="0"/>
        </w:rPr>
      </w:r>
    </w:p>
    <w:p w:rsidR="00000000" w:rsidDel="00000000" w:rsidP="00000000" w:rsidRDefault="00000000" w:rsidRPr="00000000" w14:paraId="0000011E">
      <w:pPr>
        <w:rPr>
          <w:b w:val="1"/>
          <w:bCs w:val="1"/>
          <w:sz w:val="32"/>
          <w:szCs w:val="32"/>
        </w:rPr>
      </w:pPr>
      <w:r w:rsidDel="00000000" w:rsidR="00000000" w:rsidRPr="00000000">
        <w:rPr>
          <w:rtl w:val="0"/>
        </w:rPr>
      </w:r>
    </w:p>
    <w:p w:rsidR="00000000" w:rsidDel="00000000" w:rsidP="00000000" w:rsidRDefault="00000000" w:rsidRPr="00000000" w14:paraId="0000011F">
      <w:pPr>
        <w:rPr>
          <w:b w:val="1"/>
          <w:bCs w:val="1"/>
          <w:sz w:val="32"/>
          <w:szCs w:val="32"/>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b w:val="1"/>
          <w:bCs w:val="1"/>
          <w:sz w:val="28"/>
          <w:szCs w:val="28"/>
        </w:rPr>
      </w:pPr>
      <w:r w:rsidDel="00000000" w:rsidR="00000000" w:rsidRPr="00000000">
        <w:rPr>
          <w:b w:val="1"/>
          <w:bCs w:val="1"/>
          <w:sz w:val="28"/>
          <w:szCs w:val="28"/>
          <w:rtl w:val="0"/>
        </w:rPr>
        <w:t xml:space="preserve">4.5 GUI Prototype</w:t>
      </w:r>
    </w:p>
    <w:p w:rsidR="00000000" w:rsidDel="00000000" w:rsidP="00000000" w:rsidRDefault="00000000" w:rsidRPr="00000000" w14:paraId="00000125">
      <w:pPr>
        <w:rPr>
          <w:b w:val="1"/>
          <w:bCs w:val="1"/>
          <w:sz w:val="28"/>
          <w:szCs w:val="28"/>
        </w:rPr>
      </w:pPr>
      <w:r w:rsidDel="00000000" w:rsidR="00000000" w:rsidRPr="00000000">
        <w:rPr>
          <w:b w:val="1"/>
          <w:bCs w:val="1"/>
          <w:sz w:val="28"/>
          <w:szCs w:val="28"/>
          <w:rtl w:val="0"/>
        </w:rPr>
        <w:t xml:space="preserve">Main screens of MuniMap system:</w:t>
      </w:r>
    </w:p>
    <w:p w:rsidR="00000000" w:rsidDel="00000000" w:rsidP="00000000" w:rsidRDefault="00000000" w:rsidRPr="00000000" w14:paraId="00000126">
      <w:pPr>
        <w:rPr>
          <w:b w:val="1"/>
          <w:bCs w:val="1"/>
          <w:sz w:val="28"/>
          <w:szCs w:val="28"/>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Login screen:</w:t>
      </w:r>
    </w:p>
    <w:p w:rsidR="00000000" w:rsidDel="00000000" w:rsidP="00000000" w:rsidRDefault="00000000" w:rsidRPr="00000000" w14:paraId="00000128">
      <w:pPr>
        <w:rPr>
          <w:sz w:val="24"/>
          <w:szCs w:val="24"/>
        </w:rPr>
      </w:pPr>
      <w:r w:rsidDel="00000000" w:rsidR="00000000" w:rsidRPr="00000000">
        <w:rPr>
          <w:sz w:val="24"/>
          <w:szCs w:val="24"/>
          <w:rtl w:val="0"/>
        </w:rPr>
        <w:t xml:space="preserve">The login screen(see figure:”Login screen”) is the first screen of the main MuniMap system.</w:t>
        <w:br w:type="textWrapping"/>
        <w:t xml:space="preserve">If a user forgot the password he must contact the IT admin to reset his password/username.</w:t>
      </w:r>
    </w:p>
    <w:p w:rsidR="00000000" w:rsidDel="00000000" w:rsidP="00000000" w:rsidRDefault="00000000" w:rsidRPr="00000000" w14:paraId="00000129">
      <w:pPr>
        <w:jc w:val="center"/>
        <w:rPr/>
      </w:pPr>
      <w:r w:rsidDel="00000000" w:rsidR="00000000" w:rsidRPr="00000000">
        <w:rPr/>
        <w:drawing>
          <wp:inline distB="114300" distT="114300" distL="114300" distR="114300">
            <wp:extent cx="2771130" cy="4164392"/>
            <wp:effectExtent b="0" l="0" r="0" t="0"/>
            <wp:docPr id="1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771130" cy="4164392"/>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t xml:space="preserve">Login screen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330700"/>
            <wp:effectExtent b="0" l="0" r="0" t="0"/>
            <wp:docPr id="36"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”Main screen” of MuniMap system</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Upper toolbar:</w:t>
      </w:r>
      <w:r w:rsidDel="00000000" w:rsidR="00000000" w:rsidRPr="00000000">
        <w:rPr>
          <w:rFonts w:ascii="Times New Roman" w:cs="Times New Roman" w:eastAsia="Times New Roman" w:hAnsi="Times New Roman"/>
          <w:sz w:val="24"/>
          <w:szCs w:val="24"/>
          <w:rtl w:val="0"/>
        </w:rPr>
        <w:br w:type="textWrapping"/>
        <w:t xml:space="preserve">- Pressing the refresh button</w:t>
      </w:r>
      <w:r w:rsidDel="00000000" w:rsidR="00000000" w:rsidRPr="00000000">
        <w:rPr>
          <w:rFonts w:ascii="Times New Roman" w:cs="Times New Roman" w:eastAsia="Times New Roman" w:hAnsi="Times New Roman"/>
          <w:sz w:val="24"/>
          <w:szCs w:val="24"/>
        </w:rPr>
        <w:drawing>
          <wp:inline distB="114300" distT="114300" distL="114300" distR="114300">
            <wp:extent cx="190500" cy="200025"/>
            <wp:effectExtent b="0" l="0" r="0" t="0"/>
            <wp:docPr id="31"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190500"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will refresh the map and set filters to default.</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pressing the filter button</w:t>
      </w:r>
      <w:r w:rsidDel="00000000" w:rsidR="00000000" w:rsidRPr="00000000">
        <w:rPr>
          <w:rFonts w:ascii="Times New Roman" w:cs="Times New Roman" w:eastAsia="Times New Roman" w:hAnsi="Times New Roman"/>
          <w:sz w:val="24"/>
          <w:szCs w:val="24"/>
        </w:rPr>
        <w:drawing>
          <wp:inline distB="114300" distT="114300" distL="114300" distR="114300">
            <wp:extent cx="190500" cy="190500"/>
            <wp:effectExtent b="0" l="0" r="0" t="0"/>
            <wp:docPr id="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will open the “Sort reports” screen, where the user can filter the reports that are shown on the map.</w:t>
        <w:br w:type="textWrapping"/>
        <w:t xml:space="preserve">- Pressing the search button</w:t>
      </w:r>
      <w:r w:rsidDel="00000000" w:rsidR="00000000" w:rsidRPr="00000000">
        <w:rPr>
          <w:rFonts w:ascii="Times New Roman" w:cs="Times New Roman" w:eastAsia="Times New Roman" w:hAnsi="Times New Roman"/>
          <w:sz w:val="24"/>
          <w:szCs w:val="24"/>
        </w:rPr>
        <w:drawing>
          <wp:inline distB="114300" distT="114300" distL="114300" distR="114300">
            <wp:extent cx="190500" cy="228600"/>
            <wp:effectExtent b="0" l="0" r="0" t="0"/>
            <wp:docPr id="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9050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will open the “Reports Table” screen where users can search for a specific report or group of reports.</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Pressing the View archived reports button will open the screen(see figure:”Archived reports download page”) where users can download various archived reports.</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835400"/>
            <wp:effectExtent b="0" l="0" r="0" t="0"/>
            <wp:docPr id="9" name="image14.png"/>
            <a:graphic>
              <a:graphicData uri="http://schemas.openxmlformats.org/drawingml/2006/picture">
                <pic:pic>
                  <pic:nvPicPr>
                    <pic:cNvPr id="0" name="image14.png"/>
                    <pic:cNvPicPr preferRelativeResize="0"/>
                  </pic:nvPicPr>
                  <pic:blipFill>
                    <a:blip r:embed="rId24"/>
                    <a:srcRect b="12004" l="0" r="0" t="116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“Archived reports download page”</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Archived reports download page screen: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This screen allows users to export archived reports based on a selected time range and file type. Users can choose from multiple report formats, including full archives, grouped reports by area or category, and anomaly summaries.</w:t>
        <w:br w:type="textWrapping"/>
        <w:t xml:space="preserve">Additional filters such as category and area are available when relevant.</w:t>
        <w:br w:type="textWrapping"/>
        <w:t xml:space="preserve">Once selected, a downloadable Excel file is generated for offline use and analysis.</w:t>
      </w:r>
    </w:p>
    <w:p w:rsidR="00000000" w:rsidDel="00000000" w:rsidP="00000000" w:rsidRDefault="00000000" w:rsidRPr="00000000" w14:paraId="0000013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________________________________________________________________</w:t>
      </w:r>
    </w:p>
    <w:p w:rsidR="00000000" w:rsidDel="00000000" w:rsidP="00000000" w:rsidRDefault="00000000" w:rsidRPr="00000000" w14:paraId="0000013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Right toolbar:</w:t>
      </w:r>
    </w:p>
    <w:p w:rsidR="00000000" w:rsidDel="00000000" w:rsidP="00000000" w:rsidRDefault="00000000" w:rsidRPr="00000000" w14:paraId="0000013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1247775" cy="1162050"/>
            <wp:effectExtent b="0" l="0" r="0" t="0"/>
            <wp:docPr id="26"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124777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“select option”</w:t>
      </w:r>
    </w:p>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pressing on the select option(see figure “select option”) , the users can select the wanted report types to show on the map(This option selects all the reports without filters).</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pressing on one of the sections under the MuniMap logo, users can select the desired area they want to observe.(see figure: “Areas select section:”)</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3605213" cy="2178690"/>
            <wp:effectExtent b="0" l="0" r="0" t="0"/>
            <wp:docPr id="39"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3605213" cy="217869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4"/>
          <w:szCs w:val="24"/>
          <w:rtl w:val="0"/>
        </w:rPr>
        <w:t xml:space="preserve">Figure: </w:t>
      </w:r>
      <w:r w:rsidDel="00000000" w:rsidR="00000000" w:rsidRPr="00000000">
        <w:rPr>
          <w:rFonts w:ascii="Times New Roman" w:cs="Times New Roman" w:eastAsia="Times New Roman" w:hAnsi="Times New Roman"/>
          <w:sz w:val="24"/>
          <w:szCs w:val="24"/>
          <w:rtl w:val="0"/>
        </w:rPr>
        <w:t xml:space="preserve">“Areas select section”</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desired area was selected, it will update in the “selected area” in the “main screen”</w:t>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95775" cy="885825"/>
            <wp:effectExtent b="0" l="0" r="0" t="0"/>
            <wp:docPr id="2"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2957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r w:rsidDel="00000000" w:rsidR="00000000" w:rsidRPr="00000000">
        <w:rPr>
          <w:rFonts w:ascii="Times New Roman" w:cs="Times New Roman" w:eastAsia="Times New Roman" w:hAnsi="Times New Roman"/>
          <w:sz w:val="24"/>
          <w:szCs w:val="24"/>
          <w:rtl w:val="0"/>
        </w:rPr>
        <w:t xml:space="preserve"> “Selected area”</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pressing the “statistics button” right below the selection areas section,</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open the “Statistics reports and Analysis” screen.</w:t>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29125" cy="1009650"/>
            <wp:effectExtent b="0" l="0" r="0" t="0"/>
            <wp:docPr id="23"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44291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r w:rsidDel="00000000" w:rsidR="00000000" w:rsidRPr="00000000">
        <w:rPr>
          <w:rFonts w:ascii="Times New Roman" w:cs="Times New Roman" w:eastAsia="Times New Roman" w:hAnsi="Times New Roman"/>
          <w:sz w:val="24"/>
          <w:szCs w:val="24"/>
          <w:rtl w:val="0"/>
        </w:rPr>
        <w:t xml:space="preserve"> “Statistics button”</w:t>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24100" cy="1190625"/>
            <wp:effectExtent b="0" l="0" r="0" t="0"/>
            <wp:docPr id="13"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232410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“Main screen”, when the filter is applied we will see the filters details.</w:t>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________________________________________________________________</w:t>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Down toolbar:</w:t>
      </w:r>
      <w:r w:rsidDel="00000000" w:rsidR="00000000" w:rsidRPr="00000000">
        <w:rPr>
          <w:rFonts w:ascii="Times New Roman" w:cs="Times New Roman" w:eastAsia="Times New Roman" w:hAnsi="Times New Roman"/>
          <w:sz w:val="24"/>
          <w:szCs w:val="24"/>
          <w:rtl w:val="0"/>
        </w:rPr>
        <w:t xml:space="preserve">(see figure “Anomalies Notifications”)</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watch in that notifications window then latest anomalies.</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pressing on “show full list” users can open a full anomalies list.</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pressing on one of the “Anomalies Notifications” the users can open the specific anomaly window with all the information about it.</w:t>
      </w:r>
    </w:p>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05438" cy="1284016"/>
            <wp:effectExtent b="0" l="0" r="0" t="0"/>
            <wp:docPr id="37"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405438" cy="1284016"/>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“Anomalies Notifications”.</w:t>
      </w:r>
    </w:p>
    <w:p w:rsidR="00000000" w:rsidDel="00000000" w:rsidP="00000000" w:rsidRDefault="00000000" w:rsidRPr="00000000" w14:paraId="0000015D">
      <w:pPr>
        <w:spacing w:line="3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________________________________________________________________</w:t>
      </w:r>
    </w:p>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screen(see figure:” Anomalies list”)  appears after clicking on “show full list” from the down toolbar in the “main screen”. Users can view the various anomalies and also click on the “Open Reports” to see a table with all the anomaly details(see figure :”Anomalies Reports table “).</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clicking on the “filter and sort” button, a window with sorting options will open(see figure: “filter anomalies”).</w:t>
      </w:r>
    </w:p>
    <w:p w:rsidR="00000000" w:rsidDel="00000000" w:rsidP="00000000" w:rsidRDefault="00000000" w:rsidRPr="00000000" w14:paraId="0000016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63775" cy="3219019"/>
            <wp:effectExtent b="0" l="0" r="0" t="0"/>
            <wp:docPr id="15" name="image11.png"/>
            <a:graphic>
              <a:graphicData uri="http://schemas.openxmlformats.org/drawingml/2006/picture">
                <pic:pic>
                  <pic:nvPicPr>
                    <pic:cNvPr id="0" name="image11.png"/>
                    <pic:cNvPicPr preferRelativeResize="0"/>
                  </pic:nvPicPr>
                  <pic:blipFill>
                    <a:blip r:embed="rId31"/>
                    <a:srcRect b="8907" l="0" r="-1121" t="0"/>
                    <a:stretch>
                      <a:fillRect/>
                    </a:stretch>
                  </pic:blipFill>
                  <pic:spPr>
                    <a:xfrm>
                      <a:off x="0" y="0"/>
                      <a:ext cx="3563775" cy="3219019"/>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“Anomalies list”.</w:t>
      </w:r>
    </w:p>
    <w:p w:rsidR="00000000" w:rsidDel="00000000" w:rsidP="00000000" w:rsidRDefault="00000000" w:rsidRPr="00000000" w14:paraId="0000016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63725" cy="2947032"/>
            <wp:effectExtent b="0" l="0" r="0" t="0"/>
            <wp:docPr id="40"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3163725" cy="2947032"/>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“Filter anomalies”.</w:t>
      </w:r>
    </w:p>
    <w:p w:rsidR="00000000" w:rsidDel="00000000" w:rsidP="00000000" w:rsidRDefault="00000000" w:rsidRPr="00000000" w14:paraId="0000016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Filter anomalies screen:</w:t>
      </w: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screen(see figure:”Filter anomalies”) will appear after the user clicks on the “filter and sort” button in the “Anomalies list”.</w:t>
        <w:br w:type="textWrapping"/>
        <w:t xml:space="preserve">The user can select various filters such as report type, anomaly type, date and area of the anomaly.</w:t>
        <w:br w:type="textWrapping"/>
        <w:t xml:space="preserve">By clicking on accept the filter will apply to the “Anomalies list”.</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-719137</wp:posOffset>
            </wp:positionH>
            <wp:positionV relativeFrom="paragraph">
              <wp:posOffset>114300</wp:posOffset>
            </wp:positionV>
            <wp:extent cx="7129463" cy="2666908"/>
            <wp:effectExtent b="0" l="0" r="0" t="0"/>
            <wp:wrapTopAndBottom distB="114300" distT="114300"/>
            <wp:docPr id="16"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7129463" cy="2666908"/>
                    </a:xfrm>
                    <a:prstGeom prst="rect"/>
                    <a:ln/>
                  </pic:spPr>
                </pic:pic>
              </a:graphicData>
            </a:graphic>
          </wp:anchor>
        </w:drawing>
      </w:r>
    </w:p>
    <w:p w:rsidR="00000000" w:rsidDel="00000000" w:rsidP="00000000" w:rsidRDefault="00000000" w:rsidRPr="00000000" w14:paraId="0000016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“Anomalies Reports table”.</w:t>
      </w:r>
    </w:p>
    <w:p w:rsidR="00000000" w:rsidDel="00000000" w:rsidP="00000000" w:rsidRDefault="00000000" w:rsidRPr="00000000" w14:paraId="0000016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Anomalies Reports table screen:</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 (see figure:“Anomalies Reports table”)  will be seen after the user clicks on the”Open reports”  button from the “Anomalies list” screen.</w:t>
        <w:br w:type="textWrapping"/>
        <w:t xml:space="preserve">Users can filter reports by clicking the “Filter and Sort” button, select multiple actions and delete them by clicking “Delete selection” button, download table CSV, view specific reports, show selected reports or a specific report on map and open the media if it is available.</w:t>
        <w:br w:type="textWrapping"/>
        <w:t xml:space="preserve">If the anomaly is already reviewed, the user will see the “Already Reviewed" button that will be locked. Otherwise, the user will see a “Mark as Reviewed” unlocked button that the user can click to mark this anomaly as a reviewed one.</w:t>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2298700"/>
            <wp:effectExtent b="0" l="0" r="0" t="0"/>
            <wp:docPr id="25"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“Reports Table”.</w:t>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Reports Table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Screen</w:t>
      </w:r>
      <w:r w:rsidDel="00000000" w:rsidR="00000000" w:rsidRPr="00000000">
        <w:rPr>
          <w:rFonts w:ascii="Times New Roman" w:cs="Times New Roman" w:eastAsia="Times New Roman" w:hAnsi="Times New Roman"/>
          <w:sz w:val="28"/>
          <w:szCs w:val="28"/>
          <w:rtl w:val="0"/>
        </w:rPr>
        <w:t xml:space="preserve">(see figure:“Reports Table”):</w:t>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screen “Reports Table” will be seen after clicking the search button from the main screen. This is the default reports table that has been selected with filters from the main screen map. The table has similar options like the Anomalies Reports table, but also there is an option to search by report id.</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7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81425" cy="1809750"/>
            <wp:effectExtent b="0" l="0" r="0" t="0"/>
            <wp:docPr id="30"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37814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“delete selected reports popup window”.</w:t>
      </w:r>
    </w:p>
    <w:p w:rsidR="00000000" w:rsidDel="00000000" w:rsidP="00000000" w:rsidRDefault="00000000" w:rsidRPr="00000000" w14:paraId="0000017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selecting in any table multiple lines and clicking on the “Delete selection” button, a popup window will appear and ask to submit (see figure: “delete selected reports popup window”).</w:t>
      </w:r>
    </w:p>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selected reports on the map screen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clicking the “Show all reports on map” button from any table, it will open a new screen with a map and show all the selected reports from the table on the map(see figure:”selected reports on the map”).</w:t>
      </w:r>
    </w:p>
    <w:p w:rsidR="00000000" w:rsidDel="00000000" w:rsidP="00000000" w:rsidRDefault="00000000" w:rsidRPr="00000000" w14:paraId="0000017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07539" cy="2822156"/>
            <wp:effectExtent b="0" l="0" r="0" t="0"/>
            <wp:docPr id="11"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3707539" cy="2822156"/>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“selected reports on the map”.</w:t>
      </w:r>
    </w:p>
    <w:p w:rsidR="00000000" w:rsidDel="00000000" w:rsidP="00000000" w:rsidRDefault="00000000" w:rsidRPr="00000000" w14:paraId="0000018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Specific report on map screen:</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clicking on the “show on map”📍 action from any table, it will open new screen(see figure: “specific report on map”) with report id at the top of the page and the report icon on the map.</w:t>
      </w:r>
    </w:p>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55900"/>
            <wp:effectExtent b="0" l="0" r="0" t="0"/>
            <wp:docPr id="27"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731200" cy="27559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“specific report on map”.</w:t>
      </w:r>
    </w:p>
    <w:p w:rsidR="00000000" w:rsidDel="00000000" w:rsidP="00000000" w:rsidRDefault="00000000" w:rsidRPr="00000000" w14:paraId="000001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44738" cy="4422386"/>
            <wp:effectExtent b="0" l="0" r="0" t="0"/>
            <wp:docPr id="20"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3644738" cy="4422386"/>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“Sort reports”.</w:t>
      </w:r>
    </w:p>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ind w:left="504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Sort reports screen</w:t>
      </w:r>
      <w:r w:rsidDel="00000000" w:rsidR="00000000" w:rsidRPr="00000000">
        <w:rPr>
          <w:rFonts w:ascii="Times New Roman" w:cs="Times New Roman" w:eastAsia="Times New Roman" w:hAnsi="Times New Roman"/>
          <w:sz w:val="28"/>
          <w:szCs w:val="28"/>
          <w:rtl w:val="0"/>
        </w:rPr>
        <w:t xml:space="preserve">(see figure: “Sort reports”):</w:t>
      </w:r>
    </w:p>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will appear after the user clicks on the “filter and sort” button in the “All reports” screen.</w:t>
        <w:br w:type="textWrapping"/>
        <w:t xml:space="preserve">The user can select various filters such as report type, anomaly type, date,location,status and if the report includes media or not.</w:t>
        <w:br w:type="textWrapping"/>
        <w:t xml:space="preserve">By clicking on accept the filter will apply to the “Filter reports window”.</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Photo reports window:</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screen(see figure:”Photo reports”) will appear after clicking on the media icon from any table that has one. Users can view the photos related to the report.</w:t>
      </w:r>
    </w:p>
    <w:p w:rsidR="00000000" w:rsidDel="00000000" w:rsidP="00000000" w:rsidRDefault="00000000" w:rsidRPr="00000000" w14:paraId="0000019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83718" cy="2408579"/>
            <wp:effectExtent b="0" l="0" r="0" t="0"/>
            <wp:docPr id="32"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4083718" cy="2408579"/>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“Photo reports”.</w:t>
      </w:r>
    </w:p>
    <w:p w:rsidR="00000000" w:rsidDel="00000000" w:rsidP="00000000" w:rsidRDefault="00000000" w:rsidRPr="00000000" w14:paraId="0000019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31947" cy="4110038"/>
            <wp:effectExtent b="0" l="0" r="0" t="0"/>
            <wp:docPr id="24"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4631947" cy="4110038"/>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“Report details”.</w:t>
      </w:r>
    </w:p>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Report Details view screen:</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screen(see figure:”Report details”) will appear after clicking on the</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view🔍 action from any table that has one.</w:t>
        <w:br w:type="textWrapping"/>
        <w:t xml:space="preserve">This screen will show all the details about the report like:description, category, status, by who submitted and so on. Also, there is a timeline that shows the steps that the report goes through.</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Clicking on the “Delete Report” button will open a popup window(see figure: “Submit to delete popup”).</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Clicking on the “Update Status” button will open a popup window(see figure: “Update status popup”). the user will be able to update only to the next status, the correct order is: open → pending → in progress → resolved .</w:t>
      </w:r>
    </w:p>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157413" cy="1051248"/>
            <wp:effectExtent b="0" l="0" r="0" t="0"/>
            <wp:docPr id="19"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2157413" cy="1051248"/>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147888" cy="1050427"/>
            <wp:effectExtent b="0" l="0" r="0" t="0"/>
            <wp:docPr id="34"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2147888" cy="1050427"/>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“Submit to delete popup”.</w:t>
        <w:tab/>
      </w: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“Update status popup”.</w:t>
      </w:r>
    </w:p>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016500"/>
            <wp:effectExtent b="0" l="0" r="0" t="0"/>
            <wp:docPr id="18"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“Statistics reports and Analysis”</w:t>
      </w:r>
    </w:p>
    <w:p w:rsidR="00000000" w:rsidDel="00000000" w:rsidP="00000000" w:rsidRDefault="00000000" w:rsidRPr="00000000" w14:paraId="000001B3">
      <w:pPr>
        <w:bidi w:val="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Statistics reports and Analysis screen:</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presents a general overview of municipal report activity, including status distribution, performance trends, and unresolved issue highlights.</w:t>
        <w:br w:type="textWrapping"/>
        <w:t xml:space="preserve">The data can be grouped by time (day, week, month, year), and key insights are provided through breakdown tables, charts, and anomaly alerts.</w:t>
        <w:br w:type="textWrapping"/>
        <w:t xml:space="preserve">Users can view detailed data in fullscreen by clicking the “view fullscreen” button or proceed to generate advanced charts by clicking the “Generate charts” button. By clicking the “view fullscreen” from the “Alerts and Anomalies” section, it will open the same section in a new big window.</w:t>
        <w:br w:type="textWrapping"/>
        <w:t xml:space="preserve">By clicking the “View Report” option from the “Alerts and Anomalies” section. It will open a detailed report of a specific anomaly and also show a reports table(see figure: “Detailed anomaly report”).</w:t>
      </w:r>
    </w:p>
    <w:p w:rsidR="00000000" w:rsidDel="00000000" w:rsidP="00000000" w:rsidRDefault="00000000" w:rsidRPr="00000000" w14:paraId="000001B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406900"/>
            <wp:effectExtent b="0" l="0" r="0" t="0"/>
            <wp:docPr id="22"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“Detailed anomaly report”</w:t>
      </w:r>
    </w:p>
    <w:p w:rsidR="00000000" w:rsidDel="00000000" w:rsidP="00000000" w:rsidRDefault="00000000" w:rsidRPr="00000000" w14:paraId="000001B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Detailed anomaly report screen:</w:t>
        <w:br w:type="textWrapping"/>
      </w:r>
      <w:r w:rsidDel="00000000" w:rsidR="00000000" w:rsidRPr="00000000">
        <w:rPr>
          <w:rFonts w:ascii="Times New Roman" w:cs="Times New Roman" w:eastAsia="Times New Roman" w:hAnsi="Times New Roman"/>
          <w:sz w:val="24"/>
          <w:szCs w:val="24"/>
          <w:rtl w:val="0"/>
        </w:rPr>
        <w:t xml:space="preserve">This screen appears after selecting “View Report” from the Alerts and Anomalies section. It presents a focused anomaly case—in this example, slow resolution in the Playgrounds category. The screen shows current vs. previous resolution time and the percentage change.</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table lists relevant pending or in-progress reports, including full metadata and management options.</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access the full list, view locations on the map, or export the data to CSV.</w:t>
      </w:r>
    </w:p>
    <w:p w:rsidR="00000000" w:rsidDel="00000000" w:rsidP="00000000" w:rsidRDefault="00000000" w:rsidRPr="00000000" w14:paraId="000001C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965700"/>
            <wp:effectExtent b="0" l="0" r="0" t="0"/>
            <wp:docPr id="29"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Chart Generation Screen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Chart Generation Screen:</w:t>
      </w:r>
    </w:p>
    <w:p w:rsidR="00000000" w:rsidDel="00000000" w:rsidP="00000000" w:rsidRDefault="00000000" w:rsidRPr="00000000" w14:paraId="000001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screen(see figure:“</w:t>
      </w:r>
      <w:r w:rsidDel="00000000" w:rsidR="00000000" w:rsidRPr="00000000">
        <w:rPr>
          <w:rFonts w:ascii="Times New Roman" w:cs="Times New Roman" w:eastAsia="Times New Roman" w:hAnsi="Times New Roman"/>
          <w:sz w:val="24"/>
          <w:szCs w:val="24"/>
          <w:rtl w:val="0"/>
        </w:rPr>
        <w:t xml:space="preserve">Chart Generation Screen</w:t>
      </w:r>
      <w:r w:rsidDel="00000000" w:rsidR="00000000" w:rsidRPr="00000000">
        <w:rPr>
          <w:rFonts w:ascii="Times New Roman" w:cs="Times New Roman" w:eastAsia="Times New Roman" w:hAnsi="Times New Roman"/>
          <w:sz w:val="26"/>
          <w:szCs w:val="26"/>
          <w:rtl w:val="0"/>
        </w:rPr>
        <w:t xml:space="preserve">”) will appear after clicking the “Generate charts” button from the “Statistics reports and Analysis” screen.</w:t>
        <w:br w:type="textWrapping"/>
        <w:t xml:space="preserve">This screen can present multiple dynamic charts based on municipal report data.</w:t>
        <w:br w:type="textWrapping"/>
        <w:t xml:space="preserve"> Each chart includes its own date range selector and grouping option (day, week, month, or year), allowing flexible comparisons.</w:t>
      </w:r>
    </w:p>
    <w:p w:rsidR="00000000" w:rsidDel="00000000" w:rsidP="00000000" w:rsidRDefault="00000000" w:rsidRPr="00000000" w14:paraId="000001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Displayed charts include:Report frequency by category,Total reports vs. resolved reports by category and Unresolved reports.</w:t>
        <w:br w:type="textWrapping"/>
        <w:t xml:space="preserve">The user can customize each chart independently and download the results as PDF or CSV for further analysis.</w:t>
        <w:br w:type="textWrapping"/>
        <w:t xml:space="preserve">If the user selected time range the ‘choose by’ option won't be available </w:t>
      </w:r>
    </w:p>
    <w:p w:rsidR="00000000" w:rsidDel="00000000" w:rsidP="00000000" w:rsidRDefault="00000000" w:rsidRPr="00000000" w14:paraId="000001C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991100"/>
            <wp:effectExtent b="0" l="0" r="0" t="0"/>
            <wp:docPr id="28"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Breakdown area Screen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0"/>
          <w:szCs w:val="30"/>
          <w:rtl w:val="0"/>
        </w:rPr>
        <w:t xml:space="preserve">Breakdown area Screen</w:t>
      </w:r>
      <w:r w:rsidDel="00000000" w:rsidR="00000000" w:rsidRPr="00000000">
        <w:rPr>
          <w:rFonts w:ascii="Times New Roman" w:cs="Times New Roman" w:eastAsia="Times New Roman" w:hAnsi="Times New Roman"/>
          <w:b w:val="1"/>
          <w:bCs w:val="1"/>
          <w:sz w:val="32"/>
          <w:szCs w:val="32"/>
          <w:rtl w:val="0"/>
        </w:rPr>
        <w:t xml:space="preserve">:</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screen(see figure: “Breakdown area Screen” ) will appear after clicking the “view fullscreen” button in the breakdown by area section or from the breakdown by resolve time, all that from the “Chart Generation Screen”. </w:t>
        <w:br w:type="textWrapping"/>
        <w:t xml:space="preserve">Each table includes resolution rate, total reports, and pending counts, with individual date range filters.</w:t>
        <w:br w:type="textWrapping"/>
        <w:t xml:space="preserve"> Users can access detailed tables per area or export the data as CSV for further use.</w:t>
      </w:r>
    </w:p>
    <w:p w:rsidR="00000000" w:rsidDel="00000000" w:rsidP="00000000" w:rsidRDefault="00000000" w:rsidRPr="00000000" w14:paraId="000001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568700"/>
            <wp:effectExtent b="0" l="0" r="0" t="0"/>
            <wp:docPr id="12"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Detailed Report – Area View Summary</w:t>
      </w:r>
      <w:r w:rsidDel="00000000" w:rsidR="00000000" w:rsidRPr="00000000">
        <w:rPr>
          <w:rFonts w:ascii="Times New Roman" w:cs="Times New Roman" w:eastAsia="Times New Roman" w:hAnsi="Times New Roman"/>
          <w:sz w:val="28"/>
          <w:szCs w:val="28"/>
          <w:rtl w:val="0"/>
        </w:rPr>
        <w:t xml:space="preserve">” </w:t>
        <w:br w:type="textWrapping"/>
      </w:r>
    </w:p>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Detailed Report – Area View Summary: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appears after clicking </w:t>
      </w:r>
      <w:r w:rsidDel="00000000" w:rsidR="00000000" w:rsidRPr="00000000">
        <w:rPr>
          <w:rFonts w:ascii="Times New Roman" w:cs="Times New Roman" w:eastAsia="Times New Roman" w:hAnsi="Times New Roman"/>
          <w:b w:val="1"/>
          <w:bCs w:val="1"/>
          <w:sz w:val="24"/>
          <w:szCs w:val="24"/>
          <w:rtl w:val="0"/>
        </w:rPr>
        <w:t xml:space="preserve">"Open Table"</w:t>
      </w:r>
      <w:r w:rsidDel="00000000" w:rsidR="00000000" w:rsidRPr="00000000">
        <w:rPr>
          <w:rFonts w:ascii="Times New Roman" w:cs="Times New Roman" w:eastAsia="Times New Roman" w:hAnsi="Times New Roman"/>
          <w:sz w:val="24"/>
          <w:szCs w:val="24"/>
          <w:rtl w:val="0"/>
        </w:rPr>
        <w:t xml:space="preserve"> from the breakdown section. It provides a focused view of a specific area — in this case, </w:t>
      </w:r>
      <w:r w:rsidDel="00000000" w:rsidR="00000000" w:rsidRPr="00000000">
        <w:rPr>
          <w:rFonts w:ascii="Times New Roman" w:cs="Times New Roman" w:eastAsia="Times New Roman" w:hAnsi="Times New Roman"/>
          <w:i w:val="1"/>
          <w:iCs w:val="1"/>
          <w:sz w:val="24"/>
          <w:szCs w:val="24"/>
          <w:rtl w:val="0"/>
        </w:rPr>
        <w:t xml:space="preserve">Hadar</w:t>
      </w:r>
      <w:r w:rsidDel="00000000" w:rsidR="00000000" w:rsidRPr="00000000">
        <w:rPr>
          <w:rFonts w:ascii="Times New Roman" w:cs="Times New Roman" w:eastAsia="Times New Roman" w:hAnsi="Times New Roman"/>
          <w:sz w:val="24"/>
          <w:szCs w:val="24"/>
          <w:rtl w:val="0"/>
        </w:rPr>
        <w:t xml:space="preserve"> — showing details such as total reports, pending count, and resolution rate.</w:t>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table lists all </w:t>
      </w:r>
      <w:r w:rsidDel="00000000" w:rsidR="00000000" w:rsidRPr="00000000">
        <w:rPr>
          <w:rFonts w:ascii="Times New Roman" w:cs="Times New Roman" w:eastAsia="Times New Roman" w:hAnsi="Times New Roman"/>
          <w:b w:val="1"/>
          <w:bCs w:val="1"/>
          <w:sz w:val="24"/>
          <w:szCs w:val="24"/>
          <w:rtl w:val="0"/>
        </w:rPr>
        <w:t xml:space="preserve">pending reports</w:t>
      </w:r>
      <w:r w:rsidDel="00000000" w:rsidR="00000000" w:rsidRPr="00000000">
        <w:rPr>
          <w:rFonts w:ascii="Times New Roman" w:cs="Times New Roman" w:eastAsia="Times New Roman" w:hAnsi="Times New Roman"/>
          <w:sz w:val="24"/>
          <w:szCs w:val="24"/>
          <w:rtl w:val="0"/>
        </w:rPr>
        <w:t xml:space="preserve"> from that area, including category, description, timestamp, and media.</w:t>
        <w:br w:type="textWrapping"/>
        <w:t xml:space="preserve"> Users can filter, sort, select multiple reports, delete, or view them on the map.</w:t>
        <w:br w:type="textWrapping"/>
        <w:t xml:space="preserve"> Export is available via </w:t>
      </w:r>
      <w:r w:rsidDel="00000000" w:rsidR="00000000" w:rsidRPr="00000000">
        <w:rPr>
          <w:rFonts w:ascii="Times New Roman" w:cs="Times New Roman" w:eastAsia="Times New Roman" w:hAnsi="Times New Roman"/>
          <w:b w:val="1"/>
          <w:bCs w:val="1"/>
          <w:sz w:val="24"/>
          <w:szCs w:val="24"/>
          <w:rtl w:val="0"/>
        </w:rPr>
        <w:t xml:space="preserve">Download CSV</w:t>
      </w:r>
      <w:r w:rsidDel="00000000" w:rsidR="00000000" w:rsidRPr="00000000">
        <w:rPr>
          <w:rFonts w:ascii="Times New Roman" w:cs="Times New Roman" w:eastAsia="Times New Roman" w:hAnsi="Times New Roman"/>
          <w:sz w:val="24"/>
          <w:szCs w:val="24"/>
          <w:rtl w:val="0"/>
        </w:rPr>
        <w:t xml:space="preserve">, and users can open the full report list in fullscreen(see figure:”Detailed Report table full screen “ ).</w:t>
      </w:r>
    </w:p>
    <w:p w:rsidR="00000000" w:rsidDel="00000000" w:rsidP="00000000" w:rsidRDefault="00000000" w:rsidRPr="00000000" w14:paraId="000001E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543300"/>
            <wp:effectExtent b="0" l="0" r="0" t="0"/>
            <wp:docPr id="21"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Detailed Report table full screen</w:t>
      </w:r>
      <w:r w:rsidDel="00000000" w:rsidR="00000000" w:rsidRPr="00000000">
        <w:rPr>
          <w:rFonts w:ascii="Times New Roman" w:cs="Times New Roman" w:eastAsia="Times New Roman" w:hAnsi="Times New Roman"/>
          <w:sz w:val="28"/>
          <w:szCs w:val="28"/>
          <w:rtl w:val="0"/>
        </w:rPr>
        <w:t xml:space="preserve">” </w:t>
        <w:br w:type="textWrapping"/>
      </w:r>
    </w:p>
    <w:p w:rsidR="00000000" w:rsidDel="00000000" w:rsidP="00000000" w:rsidRDefault="00000000" w:rsidRPr="00000000" w14:paraId="000001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Detailed Report table full screen:</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4"/>
          <w:szCs w:val="24"/>
          <w:rtl w:val="0"/>
        </w:rPr>
        <w:t xml:space="preserve">This screen displays a full, scrollable table of all pending reports for a selected area. It is accessed via the “View Fullscreen” option from the “detailed area report screen”. Users can filter, sort, select, and perform actions on individual or multiple reports. This view is designed to support efficient review and management of report data.</w:t>
      </w:r>
    </w:p>
    <w:p w:rsidR="00000000" w:rsidDel="00000000" w:rsidP="00000000" w:rsidRDefault="00000000" w:rsidRPr="00000000" w14:paraId="000001E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________________________________________________________________</w:t>
      </w:r>
    </w:p>
    <w:p w:rsidR="00000000" w:rsidDel="00000000" w:rsidP="00000000" w:rsidRDefault="00000000" w:rsidRPr="00000000" w14:paraId="000001E6">
      <w:pPr>
        <w:spacing w:after="240" w:before="240" w:lineRule="auto"/>
        <w:rPr>
          <w:rFonts w:ascii="Times New Roman" w:cs="Times New Roman" w:eastAsia="Times New Roman" w:hAnsi="Times New Roman"/>
          <w:b w:val="1"/>
          <w:bCs w:val="1"/>
          <w:sz w:val="44"/>
          <w:szCs w:val="44"/>
        </w:rPr>
      </w:pPr>
      <w:r w:rsidDel="00000000" w:rsidR="00000000" w:rsidRPr="00000000">
        <w:rPr>
          <w:b w:val="1"/>
          <w:bCs w:val="1"/>
          <w:sz w:val="34"/>
          <w:szCs w:val="34"/>
          <w:rtl w:val="0"/>
        </w:rPr>
        <w:t xml:space="preserve">5. Evaluation / Verification Plan</w:t>
      </w: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system operates correctly and as intended, I will evaluate it through the following</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Execute the testing plan.</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Have the system used by two representative users: </w:t>
      </w:r>
      <w:r w:rsidDel="00000000" w:rsidR="00000000" w:rsidRPr="00000000">
        <w:rPr>
          <w:rFonts w:ascii="Times New Roman" w:cs="Times New Roman" w:eastAsia="Times New Roman" w:hAnsi="Times New Roman"/>
          <w:rtl w:val="0"/>
        </w:rPr>
        <w:t xml:space="preserve">Administrative Data Analyst </w:t>
      </w:r>
      <w:r w:rsidDel="00000000" w:rsidR="00000000" w:rsidRPr="00000000">
        <w:rPr>
          <w:rFonts w:ascii="Times New Roman" w:cs="Times New Roman" w:eastAsia="Times New Roman" w:hAnsi="Times New Roman"/>
          <w:sz w:val="24"/>
          <w:szCs w:val="24"/>
          <w:rtl w:val="0"/>
        </w:rPr>
        <w:t xml:space="preserve">and a </w:t>
      </w:r>
      <w:r w:rsidDel="00000000" w:rsidR="00000000" w:rsidRPr="00000000">
        <w:rPr>
          <w:rFonts w:ascii="Times New Roman" w:cs="Times New Roman" w:eastAsia="Times New Roman" w:hAnsi="Times New Roman"/>
          <w:rtl w:val="0"/>
        </w:rPr>
        <w:t xml:space="preserve">Technical Report Handler.</w:t>
      </w:r>
    </w:p>
    <w:p w:rsidR="00000000" w:rsidDel="00000000" w:rsidP="00000000" w:rsidRDefault="00000000" w:rsidRPr="00000000" w14:paraId="000001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5.1Testing Plan</w:t>
      </w:r>
    </w:p>
    <w:p w:rsidR="00000000" w:rsidDel="00000000" w:rsidP="00000000" w:rsidRDefault="00000000" w:rsidRPr="00000000" w14:paraId="000001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reliability, accuracy, and usability of the MuniMap system, a structured testing plan was developed.</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plan is based on the system's use case diagrams, GUI screens, and expected real-world workflows.</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test case focuses on a core functionality or user interaction, allowing us to identify potential issues, unexpected behaviors, or areas that require improvement.</w:t>
      </w:r>
    </w:p>
    <w:p w:rsidR="00000000" w:rsidDel="00000000" w:rsidP="00000000" w:rsidRDefault="00000000" w:rsidRPr="00000000" w14:paraId="000001F5">
      <w:pPr>
        <w:rPr>
          <w:sz w:val="42"/>
          <w:szCs w:val="42"/>
        </w:rPr>
      </w:pPr>
      <w:r w:rsidDel="00000000" w:rsidR="00000000" w:rsidRPr="00000000">
        <w:rPr>
          <w:rFonts w:ascii="Times New Roman" w:cs="Times New Roman" w:eastAsia="Times New Roman" w:hAnsi="Times New Roman"/>
          <w:sz w:val="24"/>
          <w:szCs w:val="24"/>
          <w:rtl w:val="0"/>
        </w:rPr>
        <w:t xml:space="preserve">The testing includes both success scenarios and edge cases, including incorrect inputs, empty states, and logical constraints.</w:t>
        <w:br w:type="textWrapping"/>
      </w: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280"/>
        <w:gridCol w:w="2235"/>
        <w:gridCol w:w="2250"/>
        <w:tblGridChange w:id="0">
          <w:tblGrid>
            <w:gridCol w:w="2115"/>
            <w:gridCol w:w="2280"/>
            <w:gridCol w:w="2235"/>
            <w:gridCol w:w="225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6">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7">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Subject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8">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Scenario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9">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Result</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A">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B">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Authentication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C">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with wrong credentials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D">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error message is shown and login is denied.</w:t>
            </w:r>
          </w:p>
        </w:tc>
      </w:tr>
      <w:tr>
        <w:trPr>
          <w:cantSplit w:val="0"/>
          <w:trHeight w:val="11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E">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FF">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Authentication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0">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with empty fields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1">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prevents submission and highlights required fields.</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2">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3">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Filtering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4">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Apply invalid date range (start date &gt; end date)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5">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shows validation errors and blocks the filter.</w:t>
            </w:r>
          </w:p>
        </w:tc>
      </w:tr>
      <w:tr>
        <w:trPr>
          <w:cantSplit w:val="0"/>
          <w:trHeight w:val="11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6">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7">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Archived Reports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8">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date, file type and optional category and click 'download'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9">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selected XLSX file is downloaded successfully.</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A">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B">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Archived Reports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C">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'archived reports' button from map screen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D">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archived reports screen loads successfully.</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E">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0F">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Status Update/Delete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0">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'update status' or 'delete report' and confirm</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1">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 is updated or report is deleted in DB and timeline.</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2">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3">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 Filters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4">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Apply filters via the filter button on main map</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5">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 is updated correctly based on selected filters.</w:t>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6">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7">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by Report ID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8">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valid report ID and search</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9">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updates and shows the report.</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A">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B">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by Report ID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C">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invalid report ID and search</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D">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error shown, table remains unchanged.</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E">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1F">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Reports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0">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multiple reports and click 'delete selection'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1">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Selected reports are removed from the table.</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2">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3">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Reports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4">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'delete selection' with no reports selected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5">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shows 'no reports were selected!' error.</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6">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7">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Refresh</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8">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the 'refresh' button in main screen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9">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filters are cleared and table resets.</w:t>
            </w:r>
          </w:p>
        </w:tc>
      </w:tr>
      <w:tr>
        <w:trPr>
          <w:cantSplit w:val="0"/>
          <w:trHeight w:val="11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A">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B">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Region Selection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C">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a region from right sidebar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D">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 filters update, selected region appears in summary. The map remains empty.</w:t>
            </w:r>
          </w:p>
        </w:tc>
      </w:tr>
      <w:tr>
        <w:trPr>
          <w:cantSplit w:val="0"/>
          <w:trHeight w:val="11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E">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2F">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Region and Category Selection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0">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region and category together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1">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 updates, both filters are shown and icons updated on the map</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2">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3">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Manual Report View on Map</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4">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report icon on map</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5">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detailed report screen opens with full information.</w:t>
            </w:r>
          </w:p>
        </w:tc>
      </w:tr>
      <w:tr>
        <w:trPr>
          <w:cantSplit w:val="0"/>
          <w:trHeight w:val="675.4028320312499"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6">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16</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7">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Anomalies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8">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Click on anomaly in main screen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9">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Anomaly reports table is shown.</w:t>
            </w:r>
          </w:p>
        </w:tc>
      </w:tr>
      <w:tr>
        <w:trPr>
          <w:cantSplit w:val="0"/>
          <w:trHeight w:val="675.4028320312499" w:hRule="atLeast"/>
          <w:tblHeader w:val="0"/>
        </w:trPr>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A">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B">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C">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‘show full list’ on the main screen.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Anomalies list loaded successfully.</w:t>
            </w:r>
          </w:p>
        </w:tc>
      </w:tr>
      <w:tr>
        <w:trPr>
          <w:cantSplit w:val="0"/>
          <w:trHeight w:val="675.4028320312499" w:hRule="atLeast"/>
          <w:tblHeader w:val="0"/>
        </w:trPr>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E">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3F">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0">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 was selected on anomalies list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Anomalies list was updated by selected filters.</w:t>
            </w:r>
          </w:p>
        </w:tc>
      </w:tr>
      <w:tr>
        <w:trPr>
          <w:cantSplit w:val="0"/>
          <w:trHeight w:val="675.4028320312499" w:hRule="atLeast"/>
          <w:tblHeader w:val="0"/>
        </w:trPr>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2">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3">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4">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unreviewed anomaly report table.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5">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 as reviewed’ option is available.</w:t>
            </w:r>
          </w:p>
        </w:tc>
      </w:tr>
      <w:tr>
        <w:trPr>
          <w:cantSplit w:val="0"/>
          <w:trHeight w:val="675.4028320312499" w:hRule="atLeast"/>
          <w:tblHeader w:val="0"/>
        </w:trPr>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6">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7">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8">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reviewed anomaly report table.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9">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‘Already reviewed’  text is shown right below the table.</w:t>
            </w:r>
          </w:p>
        </w:tc>
      </w:tr>
      <w:tr>
        <w:trPr>
          <w:cantSplit w:val="0"/>
          <w:trHeight w:val="1045.6713867187498"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A">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17</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B">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Statistics and Analysis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C">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Click on the ‘statistics’ icon on the main screen.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D">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report data and analysis information loaded without problems.</w:t>
            </w:r>
          </w:p>
        </w:tc>
      </w:tr>
      <w:tr>
        <w:trPr>
          <w:cantSplit w:val="0"/>
          <w:trHeight w:val="525" w:hRule="atLeast"/>
          <w:tblHeader w:val="0"/>
        </w:trPr>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E">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4F">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0">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‘time grouping’ to year.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 updated to 1 year data.</w:t>
            </w:r>
          </w:p>
        </w:tc>
      </w:tr>
      <w:tr>
        <w:trPr>
          <w:cantSplit w:val="0"/>
          <w:trHeight w:val="860.5371093749999" w:hRule="atLeast"/>
          <w:tblHeader w:val="0"/>
        </w:trPr>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2">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3">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4">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invalid time(above 1 year range).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5">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error message is shown and mentions a valid range.</w:t>
            </w:r>
          </w:p>
        </w:tc>
      </w:tr>
      <w:tr>
        <w:trPr>
          <w:cantSplit w:val="0"/>
          <w:trHeight w:val="490.26855468749994" w:hRule="atLeast"/>
          <w:tblHeader w:val="0"/>
        </w:trPr>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6">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7">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8">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valid time range.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9">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Desired breakdown table shown.</w:t>
            </w:r>
          </w:p>
        </w:tc>
      </w:tr>
      <w:tr>
        <w:trPr>
          <w:cantSplit w:val="0"/>
          <w:trHeight w:val="490.26855468749994" w:hRule="atLeast"/>
          <w:tblHeader w:val="0"/>
        </w:trPr>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A">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B">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C">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the open table from the breakdown table.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Detailed report shown with </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E">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5F">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download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0">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the Download CSV/PDF button.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1">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detailed report screen opens with information and a table.</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2">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3">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 screen table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4">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the ‘view fullscreen’ button.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5">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new screen opens with the desired table.</w:t>
            </w:r>
          </w:p>
        </w:tc>
      </w:tr>
      <w:tr>
        <w:trPr>
          <w:cantSplit w:val="0"/>
          <w:trHeight w:val="860.5371093749999"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6">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7">
            <w:pPr>
              <w:spacing w:before="240" w:lineRule="auto"/>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Show reports table→map</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8">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‘show all reports on map’</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9">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reports from the table shown on the map in the new window.</w:t>
            </w:r>
          </w:p>
        </w:tc>
      </w:tr>
      <w:tr>
        <w:trPr>
          <w:cantSplit w:val="0"/>
          <w:trHeight w:val="860.5371093749999" w:hRule="atLeast"/>
          <w:tblHeader w:val="0"/>
        </w:trPr>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A">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B">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C">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‘show all map’ action in the table.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D">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desired report from the table shown on the map in the new window.</w:t>
            </w:r>
          </w:p>
          <w:p w:rsidR="00000000" w:rsidDel="00000000" w:rsidP="00000000" w:rsidRDefault="00000000" w:rsidRPr="00000000" w14:paraId="0000026E">
            <w:pPr>
              <w:spacing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980.5371093749999"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6F">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vMerge w:val="restart"/>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0">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Statistics Charts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1">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Hover over a chart point.</w:t>
              <w:tab/>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2">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Tooltip appears showing correct parameters.</w:t>
            </w:r>
          </w:p>
          <w:p w:rsidR="00000000" w:rsidDel="00000000" w:rsidP="00000000" w:rsidRDefault="00000000" w:rsidRPr="00000000" w14:paraId="00000273">
            <w:pPr>
              <w:spacing w:befor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1045.6713867187498" w:hRule="atLeast"/>
          <w:tblHeader w:val="0"/>
        </w:trPr>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4">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5">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6">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 wasn't selected and a click was made on the chart button.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7">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error message is shown.</w:t>
            </w:r>
          </w:p>
        </w:tc>
      </w:tr>
      <w:tr>
        <w:trPr>
          <w:cantSplit w:val="0"/>
          <w:trHeight w:val="525" w:hRule="atLeast"/>
          <w:tblHeader w:val="0"/>
        </w:trPr>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8">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9">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A">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Invalid time was selected.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B">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error message is shown.</w:t>
            </w:r>
          </w:p>
        </w:tc>
      </w:tr>
      <w:tr>
        <w:trPr>
          <w:cantSplit w:val="0"/>
          <w:trHeight w:val="1045.6713867187498" w:hRule="atLeast"/>
          <w:tblHeader w:val="0"/>
        </w:trPr>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C">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D">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E">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options were selected and a click was made on the relevant button.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7F">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chart displays data correctly.</w:t>
            </w:r>
          </w:p>
        </w:tc>
      </w:tr>
      <w:tr>
        <w:trPr>
          <w:cantSplit w:val="0"/>
          <w:trHeight w:val="860.5371093749999" w:hRule="atLeast"/>
          <w:tblHeader w:val="0"/>
        </w:trPr>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0">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1">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2">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Switch quickly between different chart types and categories</w:t>
              <w:tab/>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3">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crash or lag, charts refresh correctly</w:t>
            </w:r>
          </w:p>
          <w:p w:rsidR="00000000" w:rsidDel="00000000" w:rsidP="00000000" w:rsidRDefault="00000000" w:rsidRPr="00000000" w14:paraId="00000284">
            <w:pPr>
              <w:spacing w:line="24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860.5371093749999" w:hRule="atLeast"/>
          <w:tblHeader w:val="0"/>
        </w:trPr>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5">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6">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7">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"Download PDF" with at least one chart on screen</w:t>
              <w:tab/>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88">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PDF with visible charts is downloaded successfully</w:t>
            </w:r>
          </w:p>
          <w:p w:rsidR="00000000" w:rsidDel="00000000" w:rsidP="00000000" w:rsidRDefault="00000000" w:rsidRPr="00000000" w14:paraId="00000289">
            <w:pPr>
              <w:spacing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8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B">
      <w:pPr>
        <w:spacing w:after="240" w:befor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5.2 Evaluation by User</w:t>
      </w:r>
    </w:p>
    <w:p w:rsidR="00000000" w:rsidDel="00000000" w:rsidP="00000000" w:rsidRDefault="00000000" w:rsidRPr="00000000" w14:paraId="0000028C">
      <w:pPr>
        <w:pStyle w:val="Heading3"/>
        <w:keepNext w:val="0"/>
        <w:keepLines w:val="0"/>
        <w:spacing w:before="280" w:lineRule="auto"/>
        <w:rPr>
          <w:rFonts w:ascii="Times New Roman" w:cs="Times New Roman" w:eastAsia="Times New Roman" w:hAnsi="Times New Roman"/>
          <w:b w:val="1"/>
          <w:bCs w:val="1"/>
          <w:color w:val="000000"/>
          <w:u w:val="single"/>
        </w:rPr>
      </w:pPr>
      <w:bookmarkStart w:colFirst="0" w:colLast="0" w:name="_i7a1bgskv4vr" w:id="14"/>
      <w:bookmarkEnd w:id="14"/>
      <w:r w:rsidDel="00000000" w:rsidR="00000000" w:rsidRPr="00000000">
        <w:rPr>
          <w:rFonts w:ascii="Times New Roman" w:cs="Times New Roman" w:eastAsia="Times New Roman" w:hAnsi="Times New Roman"/>
          <w:b w:val="1"/>
          <w:bCs w:val="1"/>
          <w:color w:val="000000"/>
          <w:u w:val="single"/>
          <w:rtl w:val="0"/>
        </w:rPr>
        <w:t xml:space="preserve">Technical Report Handler Evaluation:</w:t>
      </w:r>
    </w:p>
    <w:p w:rsidR="00000000" w:rsidDel="00000000" w:rsidP="00000000" w:rsidRDefault="00000000" w:rsidRPr="00000000" w14:paraId="000002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ask the technical staff member to simulate a real working scenario:</w:t>
        <w:br w:type="textWrapping"/>
        <w:t xml:space="preserve">The user will begin by viewing the interactive city map, apply filters by area and report category, and identify a report of interest.</w:t>
      </w:r>
    </w:p>
    <w:p w:rsidR="00000000" w:rsidDel="00000000" w:rsidP="00000000" w:rsidRDefault="00000000" w:rsidRPr="00000000" w14:paraId="000002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will switch to the detailed report table to locate the same report and compare both representations.</w:t>
      </w:r>
    </w:p>
    <w:p w:rsidR="00000000" w:rsidDel="00000000" w:rsidP="00000000" w:rsidRDefault="00000000" w:rsidRPr="00000000" w14:paraId="000002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reviewing the report’s content, the user will try to change its status.</w:t>
        <w:br w:type="textWrapping"/>
        <w:t xml:space="preserve">He will also explore the anomaly alert section, review a detected issue (e.g., unresolved reports), and open the related data on the map or table for further inspection.</w:t>
      </w:r>
    </w:p>
    <w:p w:rsidR="00000000" w:rsidDel="00000000" w:rsidP="00000000" w:rsidRDefault="00000000" w:rsidRPr="00000000" w14:paraId="000002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then collect feedback on:</w:t>
      </w:r>
    </w:p>
    <w:p w:rsidR="00000000" w:rsidDel="00000000" w:rsidP="00000000" w:rsidRDefault="00000000" w:rsidRPr="00000000" w14:paraId="00000291">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easy it was to move between map view and table view.</w:t>
      </w:r>
    </w:p>
    <w:p w:rsidR="00000000" w:rsidDel="00000000" w:rsidP="00000000" w:rsidRDefault="00000000" w:rsidRPr="00000000" w14:paraId="0000029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filtering process was intuitive and effective.</w:t>
      </w:r>
    </w:p>
    <w:p w:rsidR="00000000" w:rsidDel="00000000" w:rsidP="00000000" w:rsidRDefault="00000000" w:rsidRPr="00000000" w14:paraId="0000029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of information shown on the map and in the report popups.</w:t>
      </w:r>
    </w:p>
    <w:p w:rsidR="00000000" w:rsidDel="00000000" w:rsidP="00000000" w:rsidRDefault="00000000" w:rsidRPr="00000000" w14:paraId="0000029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Usefulness of spatial display for identifying critical issues.</w:t>
      </w:r>
    </w:p>
    <w:p w:rsidR="00000000" w:rsidDel="00000000" w:rsidP="00000000" w:rsidRDefault="00000000" w:rsidRPr="00000000" w14:paraId="00000295">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satisfaction with the flow of navigating, reviewing, and updating reports.</w:t>
        <w:br w:type="textWrapping"/>
      </w:r>
    </w:p>
    <w:p w:rsidR="00000000" w:rsidDel="00000000" w:rsidP="00000000" w:rsidRDefault="00000000" w:rsidRPr="00000000" w14:paraId="00000296">
      <w:pPr>
        <w:pStyle w:val="Heading3"/>
        <w:keepNext w:val="0"/>
        <w:keepLines w:val="0"/>
        <w:spacing w:before="280" w:lineRule="auto"/>
        <w:rPr>
          <w:rFonts w:ascii="Times New Roman" w:cs="Times New Roman" w:eastAsia="Times New Roman" w:hAnsi="Times New Roman"/>
          <w:b w:val="1"/>
          <w:bCs w:val="1"/>
          <w:color w:val="000000"/>
          <w:u w:val="single"/>
        </w:rPr>
      </w:pPr>
      <w:bookmarkStart w:colFirst="0" w:colLast="0" w:name="_hdjy8a5mrv3" w:id="15"/>
      <w:bookmarkEnd w:id="15"/>
      <w:r w:rsidDel="00000000" w:rsidR="00000000" w:rsidRPr="00000000">
        <w:rPr>
          <w:rFonts w:ascii="Times New Roman" w:cs="Times New Roman" w:eastAsia="Times New Roman" w:hAnsi="Times New Roman"/>
          <w:b w:val="1"/>
          <w:bCs w:val="1"/>
          <w:color w:val="000000"/>
          <w:u w:val="single"/>
          <w:rtl w:val="0"/>
        </w:rPr>
        <w:t xml:space="preserve">Administrative Data Analyst Evaluation:</w:t>
      </w:r>
    </w:p>
    <w:p w:rsidR="00000000" w:rsidDel="00000000" w:rsidP="00000000" w:rsidRDefault="00000000" w:rsidRPr="00000000" w14:paraId="000002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ask the administrative employee to simulate a typical use case related to reporting and statistical analysis:</w:t>
      </w:r>
    </w:p>
    <w:p w:rsidR="00000000" w:rsidDel="00000000" w:rsidP="00000000" w:rsidRDefault="00000000" w:rsidRPr="00000000" w14:paraId="000002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start by accessing the report statistics screen, apply relevant filters by time range, area, and report type, and observe how the visual summaries (e.g., percentages, averages) update accordingly. The user will then switch to the graphs tab to generate a visual comparison, such as total vs. resolved reports, or trends over the last six months.</w:t>
      </w:r>
    </w:p>
    <w:p w:rsidR="00000000" w:rsidDel="00000000" w:rsidP="00000000" w:rsidRDefault="00000000" w:rsidRPr="00000000" w14:paraId="000002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user will test the process of exporting data, including downloading CSV files and archived monthly summaries. Finally, they will access the anomaly alert section to evaluate how the system highlights unusual patterns or areas with excessive unresolved issues.</w:t>
      </w:r>
    </w:p>
    <w:p w:rsidR="00000000" w:rsidDel="00000000" w:rsidP="00000000" w:rsidRDefault="00000000" w:rsidRPr="00000000" w14:paraId="000002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then collect feedback on:</w:t>
      </w:r>
    </w:p>
    <w:p w:rsidR="00000000" w:rsidDel="00000000" w:rsidP="00000000" w:rsidRDefault="00000000" w:rsidRPr="00000000" w14:paraId="0000029B">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using the filtering and date selection tools.</w:t>
      </w:r>
    </w:p>
    <w:p w:rsidR="00000000" w:rsidDel="00000000" w:rsidP="00000000" w:rsidRDefault="00000000" w:rsidRPr="00000000" w14:paraId="0000029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and usefulness of visual statistics and charts.</w:t>
      </w:r>
    </w:p>
    <w:p w:rsidR="00000000" w:rsidDel="00000000" w:rsidP="00000000" w:rsidRDefault="00000000" w:rsidRPr="00000000" w14:paraId="0000029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Intuitiveness of exporting reports and file formats.</w:t>
      </w:r>
    </w:p>
    <w:p w:rsidR="00000000" w:rsidDel="00000000" w:rsidP="00000000" w:rsidRDefault="00000000" w:rsidRPr="00000000" w14:paraId="0000029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of anomaly alerts for analytical and planning needs.</w:t>
      </w:r>
    </w:p>
    <w:p w:rsidR="00000000" w:rsidDel="00000000" w:rsidP="00000000" w:rsidRDefault="00000000" w:rsidRPr="00000000" w14:paraId="0000029F">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satisfaction with the tools provided for tracking municipal performance.</w:t>
      </w:r>
    </w:p>
    <w:p w:rsidR="00000000" w:rsidDel="00000000" w:rsidP="00000000" w:rsidRDefault="00000000" w:rsidRPr="00000000" w14:paraId="000002A0">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________________________________________________________________</w:t>
      </w:r>
    </w:p>
    <w:p w:rsidR="00000000" w:rsidDel="00000000" w:rsidP="00000000" w:rsidRDefault="00000000" w:rsidRPr="00000000" w14:paraId="000002A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 link:</w:t>
        <w:br w:type="textWrapping"/>
      </w:r>
      <w:hyperlink r:id="rId49">
        <w:r w:rsidDel="00000000" w:rsidR="00000000" w:rsidRPr="00000000">
          <w:rPr>
            <w:rFonts w:ascii="Times New Roman" w:cs="Times New Roman" w:eastAsia="Times New Roman" w:hAnsi="Times New Roman"/>
            <w:color w:val="1155cc"/>
            <w:sz w:val="28"/>
            <w:szCs w:val="28"/>
            <w:u w:val="single"/>
            <w:rtl w:val="0"/>
          </w:rPr>
          <w:t xml:space="preserve">https://github.com/alexbenderski/FinalProject_MuniMap</w:t>
        </w:r>
      </w:hyperlink>
      <w:r w:rsidDel="00000000" w:rsidR="00000000" w:rsidRPr="00000000">
        <w:rPr>
          <w:rtl w:val="0"/>
        </w:rPr>
      </w:r>
    </w:p>
    <w:p w:rsidR="00000000" w:rsidDel="00000000" w:rsidP="00000000" w:rsidRDefault="00000000" w:rsidRPr="00000000" w14:paraId="000002A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________________________________________________________________</w:t>
      </w:r>
    </w:p>
    <w:p w:rsidR="00000000" w:rsidDel="00000000" w:rsidP="00000000" w:rsidRDefault="00000000" w:rsidRPr="00000000" w14:paraId="000002A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br w:type="textWrapping"/>
      </w:r>
    </w:p>
    <w:p w:rsidR="00000000" w:rsidDel="00000000" w:rsidP="00000000" w:rsidRDefault="00000000" w:rsidRPr="00000000" w14:paraId="000002A7">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Pluto-Kossakowska, J., et al. (2022). Dashboard as a Platform for Community Engagement in City Development. Sustainability, 14(17), 10809.</w:t>
        <w:br w:type="textWrapping"/>
        <w:t xml:space="preserve"> </w:t>
      </w:r>
      <w:hyperlink r:id="rId50">
        <w:r w:rsidDel="00000000" w:rsidR="00000000" w:rsidRPr="00000000">
          <w:rPr>
            <w:rFonts w:ascii="Times New Roman" w:cs="Times New Roman" w:eastAsia="Times New Roman" w:hAnsi="Times New Roman"/>
            <w:color w:val="1155cc"/>
            <w:sz w:val="28"/>
            <w:szCs w:val="28"/>
            <w:u w:val="single"/>
            <w:rtl w:val="0"/>
          </w:rPr>
          <w:t xml:space="preserve">https://www.mdpi.com/2071-1050/14/17/10809</w:t>
        </w:r>
      </w:hyperlink>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A8">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Chokki &amp; Matheus (2022)</w:t>
      </w:r>
    </w:p>
    <w:p w:rsidR="00000000" w:rsidDel="00000000" w:rsidP="00000000" w:rsidRDefault="00000000" w:rsidRPr="00000000" w14:paraId="000002A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Engaging Citizens with Open Government Data: The Value of Dashboards Compared to Individual Visualizations</w:t>
      </w:r>
    </w:p>
    <w:p w:rsidR="00000000" w:rsidDel="00000000" w:rsidP="00000000" w:rsidRDefault="00000000" w:rsidRPr="00000000" w14:paraId="000002AA">
      <w:pPr>
        <w:ind w:left="720" w:firstLine="0"/>
        <w:rPr>
          <w:rFonts w:ascii="Times New Roman" w:cs="Times New Roman" w:eastAsia="Times New Roman" w:hAnsi="Times New Roman"/>
          <w:sz w:val="28"/>
          <w:szCs w:val="28"/>
        </w:rPr>
      </w:pPr>
      <w:hyperlink r:id="rId51">
        <w:r w:rsidDel="00000000" w:rsidR="00000000" w:rsidRPr="00000000">
          <w:rPr>
            <w:rFonts w:ascii="Times New Roman" w:cs="Times New Roman" w:eastAsia="Times New Roman" w:hAnsi="Times New Roman"/>
            <w:color w:val="1155cc"/>
            <w:sz w:val="28"/>
            <w:szCs w:val="28"/>
            <w:u w:val="single"/>
            <w:rtl w:val="0"/>
          </w:rPr>
          <w:t xml:space="preserve">https://dl.acm.org/doi/10.1145/3558099</w:t>
        </w:r>
      </w:hyperlink>
      <w:r w:rsidDel="00000000" w:rsidR="00000000" w:rsidRPr="00000000">
        <w:rPr>
          <w:rtl w:val="0"/>
        </w:rPr>
      </w:r>
    </w:p>
    <w:p w:rsidR="00000000" w:rsidDel="00000000" w:rsidP="00000000" w:rsidRDefault="00000000" w:rsidRPr="00000000" w14:paraId="000002A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D">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Praharaj, S., Solis, P., &amp; Wentz, E. (2022). </w:t>
      </w:r>
      <w:r w:rsidDel="00000000" w:rsidR="00000000" w:rsidRPr="00000000">
        <w:rPr>
          <w:rFonts w:ascii="Times New Roman" w:cs="Times New Roman" w:eastAsia="Times New Roman" w:hAnsi="Times New Roman"/>
          <w:i w:val="1"/>
          <w:iCs w:val="1"/>
          <w:sz w:val="28"/>
          <w:szCs w:val="28"/>
          <w:rtl w:val="0"/>
        </w:rPr>
        <w:t xml:space="preserve">Deploying Geospatial Visualization Dashboards to Combat the Socioeconomic Impacts of COVID-19</w:t>
      </w:r>
      <w:r w:rsidDel="00000000" w:rsidR="00000000" w:rsidRPr="00000000">
        <w:rPr>
          <w:rFonts w:ascii="Times New Roman" w:cs="Times New Roman" w:eastAsia="Times New Roman" w:hAnsi="Times New Roman"/>
          <w:sz w:val="28"/>
          <w:szCs w:val="28"/>
          <w:rtl w:val="0"/>
        </w:rPr>
        <w:t xml:space="preserve">. EPB: Urban Analytics and City Science, 50(5), 1262–1279.</w:t>
      </w:r>
      <w:hyperlink r:id="rId52">
        <w:r w:rsidDel="00000000" w:rsidR="00000000" w:rsidRPr="00000000">
          <w:rPr>
            <w:rFonts w:ascii="Times New Roman" w:cs="Times New Roman" w:eastAsia="Times New Roman" w:hAnsi="Times New Roman"/>
            <w:sz w:val="28"/>
            <w:szCs w:val="28"/>
            <w:rtl w:val="0"/>
          </w:rPr>
          <w:t xml:space="preserve"> </w:t>
        </w:r>
      </w:hyperlink>
      <w:hyperlink r:id="rId53">
        <w:r w:rsidDel="00000000" w:rsidR="00000000" w:rsidRPr="00000000">
          <w:rPr>
            <w:rFonts w:ascii="Times New Roman" w:cs="Times New Roman" w:eastAsia="Times New Roman" w:hAnsi="Times New Roman"/>
            <w:color w:val="1155cc"/>
            <w:sz w:val="28"/>
            <w:szCs w:val="28"/>
            <w:u w:val="single"/>
            <w:rtl w:val="0"/>
          </w:rPr>
          <w:t xml:space="preserve">https://doi.org/10.1177/23998083221142863</w:t>
        </w:r>
      </w:hyperlink>
      <w:r w:rsidDel="00000000" w:rsidR="00000000" w:rsidRPr="00000000">
        <w:rPr>
          <w:rtl w:val="0"/>
        </w:rPr>
      </w:r>
    </w:p>
    <w:p w:rsidR="00000000" w:rsidDel="00000000" w:rsidP="00000000" w:rsidRDefault="00000000" w:rsidRPr="00000000" w14:paraId="000002AE">
      <w:pPr>
        <w:bidi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AF">
      <w:pPr>
        <w:bidi w:val="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0">
      <w:pPr>
        <w:numPr>
          <w:ilvl w:val="0"/>
          <w:numId w:val="7"/>
        </w:numPr>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1">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Esri (2023). </w:t>
      </w:r>
      <w:r w:rsidDel="00000000" w:rsidR="00000000" w:rsidRPr="00000000">
        <w:rPr>
          <w:rFonts w:ascii="Times New Roman" w:cs="Times New Roman" w:eastAsia="Times New Roman" w:hAnsi="Times New Roman"/>
          <w:i w:val="1"/>
          <w:iCs w:val="1"/>
          <w:sz w:val="28"/>
          <w:szCs w:val="28"/>
          <w:rtl w:val="0"/>
        </w:rPr>
        <w:t xml:space="preserve">ArcGIS Dashboards Overview</w:t>
      </w:r>
      <w:r w:rsidDel="00000000" w:rsidR="00000000" w:rsidRPr="00000000">
        <w:rPr>
          <w:rFonts w:ascii="Times New Roman" w:cs="Times New Roman" w:eastAsia="Times New Roman" w:hAnsi="Times New Roman"/>
          <w:sz w:val="28"/>
          <w:szCs w:val="28"/>
          <w:rtl w:val="0"/>
        </w:rPr>
        <w:t xml:space="preserve">. </w:t>
      </w:r>
      <w:hyperlink r:id="rId54">
        <w:r w:rsidDel="00000000" w:rsidR="00000000" w:rsidRPr="00000000">
          <w:rPr>
            <w:rFonts w:ascii="Times New Roman" w:cs="Times New Roman" w:eastAsia="Times New Roman" w:hAnsi="Times New Roman"/>
            <w:color w:val="1155cc"/>
            <w:sz w:val="28"/>
            <w:szCs w:val="28"/>
            <w:u w:val="single"/>
            <w:rtl w:val="0"/>
          </w:rPr>
          <w:t xml:space="preserve">https://www.esri.com/en-us/arcgis/products/arcgis-dashboards/overview</w:t>
        </w:r>
      </w:hyperlink>
      <w:r w:rsidDel="00000000" w:rsidR="00000000" w:rsidRPr="00000000">
        <w:rPr>
          <w:rtl w:val="0"/>
        </w:rPr>
      </w:r>
    </w:p>
    <w:p w:rsidR="00000000" w:rsidDel="00000000" w:rsidP="00000000" w:rsidRDefault="00000000" w:rsidRPr="00000000" w14:paraId="000002B2">
      <w:pPr>
        <w:numPr>
          <w:ilvl w:val="0"/>
          <w:numId w:val="7"/>
        </w:numPr>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Urban App Official Website​ </w:t>
      </w:r>
      <w:hyperlink r:id="rId55">
        <w:r w:rsidDel="00000000" w:rsidR="00000000" w:rsidRPr="00000000">
          <w:rPr>
            <w:rFonts w:ascii="Times New Roman" w:cs="Times New Roman" w:eastAsia="Times New Roman" w:hAnsi="Times New Roman"/>
            <w:color w:val="1155cc"/>
            <w:sz w:val="28"/>
            <w:szCs w:val="28"/>
            <w:u w:val="single"/>
            <w:rtl w:val="0"/>
          </w:rPr>
          <w:t xml:space="preserve">https://www.mycity-app.co.il/</w:t>
        </w:r>
      </w:hyperlink>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2B5">
      <w:pPr>
        <w:numPr>
          <w:ilvl w:val="0"/>
          <w:numId w:val="7"/>
        </w:numPr>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6">
      <w:pPr>
        <w:bidi w:val="1"/>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Gkontzis, A. F., Kontsiantis, S., Feretzakis, G., &amp; Verykios, V. S. (2024). </w:t>
      </w:r>
      <w:r w:rsidDel="00000000" w:rsidR="00000000" w:rsidRPr="00000000">
        <w:rPr>
          <w:rFonts w:ascii="Times New Roman" w:cs="Times New Roman" w:eastAsia="Times New Roman" w:hAnsi="Times New Roman"/>
          <w:i w:val="1"/>
          <w:iCs w:val="1"/>
          <w:sz w:val="28"/>
          <w:szCs w:val="28"/>
          <w:rtl w:val="0"/>
        </w:rPr>
        <w:t xml:space="preserve">Enhancing Urban Resilience: Smart City Data Analyses, Forecasts, and Digital Twin Techniques at the Neighborhood Level</w:t>
      </w:r>
      <w:r w:rsidDel="00000000" w:rsidR="00000000" w:rsidRPr="00000000">
        <w:rPr>
          <w:rFonts w:ascii="Times New Roman" w:cs="Times New Roman" w:eastAsia="Times New Roman" w:hAnsi="Times New Roman"/>
          <w:sz w:val="28"/>
          <w:szCs w:val="28"/>
          <w:rtl w:val="0"/>
        </w:rPr>
        <w:t xml:space="preserve">. ResearchGate.</w:t>
      </w:r>
      <w:hyperlink r:id="rId56">
        <w:r w:rsidDel="00000000" w:rsidR="00000000" w:rsidRPr="00000000">
          <w:rPr>
            <w:rFonts w:ascii="Times New Roman" w:cs="Times New Roman" w:eastAsia="Times New Roman" w:hAnsi="Times New Roman"/>
            <w:sz w:val="28"/>
            <w:szCs w:val="28"/>
            <w:rtl w:val="0"/>
          </w:rPr>
          <w:t xml:space="preserve"> </w:t>
        </w:r>
      </w:hyperlink>
      <w:hyperlink r:id="rId57">
        <w:r w:rsidDel="00000000" w:rsidR="00000000" w:rsidRPr="00000000">
          <w:rPr>
            <w:rFonts w:ascii="Times New Roman" w:cs="Times New Roman" w:eastAsia="Times New Roman" w:hAnsi="Times New Roman"/>
            <w:color w:val="1155cc"/>
            <w:sz w:val="28"/>
            <w:szCs w:val="28"/>
            <w:u w:val="single"/>
            <w:rtl w:val="0"/>
          </w:rPr>
          <w:t xml:space="preserve">https://www.researchgate.net/publication/377426139</w:t>
          <w:br w:type="textWrapping"/>
        </w:r>
      </w:hyperlink>
      <w:r w:rsidDel="00000000" w:rsidR="00000000" w:rsidRPr="00000000">
        <w:rPr>
          <w:rtl w:val="0"/>
        </w:rPr>
      </w:r>
    </w:p>
    <w:p w:rsidR="00000000" w:rsidDel="00000000" w:rsidP="00000000" w:rsidRDefault="00000000" w:rsidRPr="00000000" w14:paraId="000002B7">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2B8">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Interreg North Sea Region (2025). </w:t>
      </w:r>
      <w:r w:rsidDel="00000000" w:rsidR="00000000" w:rsidRPr="00000000">
        <w:rPr>
          <w:rFonts w:ascii="Times New Roman" w:cs="Times New Roman" w:eastAsia="Times New Roman" w:hAnsi="Times New Roman"/>
          <w:i w:val="1"/>
          <w:iCs w:val="1"/>
          <w:sz w:val="28"/>
          <w:szCs w:val="28"/>
          <w:rtl w:val="0"/>
        </w:rPr>
        <w:t xml:space="preserve">Unlocking Business Potential: Harnessing Data Analytics for Municipal Employees</w:t>
      </w:r>
      <w:r w:rsidDel="00000000" w:rsidR="00000000" w:rsidRPr="00000000">
        <w:rPr>
          <w:rFonts w:ascii="Times New Roman" w:cs="Times New Roman" w:eastAsia="Times New Roman" w:hAnsi="Times New Roman"/>
          <w:sz w:val="28"/>
          <w:szCs w:val="28"/>
          <w:rtl w:val="0"/>
        </w:rPr>
        <w:t xml:space="preserve">, p.10.</w:t>
        <w:br w:type="textWrapping"/>
      </w:r>
      <w:hyperlink r:id="rId58">
        <w:r w:rsidDel="00000000" w:rsidR="00000000" w:rsidRPr="00000000">
          <w:rPr>
            <w:rFonts w:ascii="Times New Roman" w:cs="Times New Roman" w:eastAsia="Times New Roman" w:hAnsi="Times New Roman"/>
            <w:color w:val="1155cc"/>
            <w:sz w:val="28"/>
            <w:szCs w:val="28"/>
            <w:u w:val="single"/>
            <w:rtl w:val="0"/>
          </w:rPr>
          <w:t xml:space="preserve">https://www.interregnorthsea.eu/sites/default/files/2025-01/unlocking-business-potential-harnessing-data-analytics-for-municipal-employees_678918a9.pdf</w:t>
        </w:r>
      </w:hyperlink>
      <w:r w:rsidDel="00000000" w:rsidR="00000000" w:rsidRPr="00000000">
        <w:rPr>
          <w:rFonts w:ascii="Times New Roman" w:cs="Times New Roman" w:eastAsia="Times New Roman" w:hAnsi="Times New Roman"/>
          <w:color w:val="1155cc"/>
          <w:sz w:val="28"/>
          <w:szCs w:val="28"/>
          <w:u w:val="single"/>
          <w:rtl w:val="0"/>
        </w:rPr>
        <w:br w:type="textWrapping"/>
      </w:r>
      <w:r w:rsidDel="00000000" w:rsidR="00000000" w:rsidRPr="00000000">
        <w:rPr>
          <w:rtl w:val="0"/>
        </w:rPr>
      </w:r>
    </w:p>
    <w:p w:rsidR="00000000" w:rsidDel="00000000" w:rsidP="00000000" w:rsidRDefault="00000000" w:rsidRPr="00000000" w14:paraId="000002B9">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Carto Blog. “Why Tableau and Power BI Fall Short for Spatial Analysis.” </w:t>
      </w:r>
      <w:hyperlink r:id="rId59">
        <w:r w:rsidDel="00000000" w:rsidR="00000000" w:rsidRPr="00000000">
          <w:rPr>
            <w:rFonts w:ascii="Times New Roman" w:cs="Times New Roman" w:eastAsia="Times New Roman" w:hAnsi="Times New Roman"/>
            <w:color w:val="1155cc"/>
            <w:sz w:val="28"/>
            <w:szCs w:val="28"/>
            <w:u w:val="single"/>
            <w:rtl w:val="0"/>
          </w:rPr>
          <w:t xml:space="preserve">https://carto.com/blog/tableau-powerbi-spatial</w:t>
        </w:r>
      </w:hyperlink>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BA">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hyperlink r:id="rId60">
        <w:r w:rsidDel="00000000" w:rsidR="00000000" w:rsidRPr="00000000">
          <w:rPr>
            <w:rFonts w:ascii="Times New Roman" w:cs="Times New Roman" w:eastAsia="Times New Roman" w:hAnsi="Times New Roman"/>
            <w:color w:val="1155cc"/>
            <w:sz w:val="28"/>
            <w:szCs w:val="28"/>
            <w:u w:val="single"/>
            <w:rtl w:val="0"/>
          </w:rPr>
          <w:t xml:space="preserve">https://www.researchgate.net/publication/335355699_Quality_of_Citizen_Reporting_Tools_at_Municipal_Level</w:t>
        </w:r>
      </w:hyperlink>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10.</w:t>
      </w:r>
    </w:p>
    <w:p w:rsidR="00000000" w:rsidDel="00000000" w:rsidP="00000000" w:rsidRDefault="00000000" w:rsidRPr="00000000" w14:paraId="000002BC">
      <w:pPr>
        <w:rPr>
          <w:rFonts w:ascii="Times New Roman" w:cs="Times New Roman" w:eastAsia="Times New Roman" w:hAnsi="Times New Roman"/>
          <w:sz w:val="28"/>
          <w:szCs w:val="28"/>
        </w:rPr>
      </w:pPr>
      <w:hyperlink r:id="rId61">
        <w:r w:rsidDel="00000000" w:rsidR="00000000" w:rsidRPr="00000000">
          <w:rPr>
            <w:rFonts w:ascii="Times New Roman" w:cs="Times New Roman" w:eastAsia="Times New Roman" w:hAnsi="Times New Roman"/>
            <w:color w:val="1155cc"/>
            <w:sz w:val="28"/>
            <w:szCs w:val="28"/>
            <w:u w:val="single"/>
            <w:rtl w:val="0"/>
          </w:rPr>
          <w:t xml:space="preserve">https://pro.arcgis.com/en/pro-app/latest/help/editing/overview-of-desktop-editing.htm</w:t>
        </w:r>
      </w:hyperlink>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11. </w:t>
      </w:r>
      <w:hyperlink r:id="rId62">
        <w:r w:rsidDel="00000000" w:rsidR="00000000" w:rsidRPr="00000000">
          <w:rPr>
            <w:rFonts w:ascii="Times New Roman" w:cs="Times New Roman" w:eastAsia="Times New Roman" w:hAnsi="Times New Roman"/>
            <w:color w:val="1155cc"/>
            <w:sz w:val="28"/>
            <w:szCs w:val="28"/>
            <w:u w:val="single"/>
            <w:rtl w:val="0"/>
          </w:rPr>
          <w:t xml:space="preserve">https://www4.haifa.muni.il/106/</w:t>
        </w:r>
      </w:hyperlink>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sectPr>
      <w:headerReference r:id="rId63"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Sheidin" w:id="1" w:date="2025-04-08T18:25:26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כרגע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הבדל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גדול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אבסטרק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לאינטרו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הראשון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אמור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קצר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יותר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שצריך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להרחיב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וגם</w:t>
      </w:r>
    </w:p>
  </w:comment>
  <w:comment w:author="Alex Bendersky" w:id="2" w:date="2025-05-01T22:04:26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עכשיו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תקין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comment>
  <w:comment w:author="Julia Sheidin" w:id="0" w:date="2025-04-08T18:28:25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קראת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המאמרים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שמצאנו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מצאת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חיפשת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ulia Sheidin" w:id="4" w:date="2025-04-08T19:24:32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הייתי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כותבת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בפסקה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המערכת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מדדי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הצלחה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הפרויקט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 Bendersky" w:id="5" w:date="2025-05-01T20:44:59Z">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עכשיו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נראה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יותר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comment>
  <w:comment w:author="Alex Bendersky" w:id="3" w:date="2025-05-01T21:43:42Z">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שיניתי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22.png"/><Relationship Id="rId41" Type="http://schemas.openxmlformats.org/officeDocument/2006/relationships/image" Target="media/image7.png"/><Relationship Id="rId44" Type="http://schemas.openxmlformats.org/officeDocument/2006/relationships/image" Target="media/image20.png"/><Relationship Id="rId43" Type="http://schemas.openxmlformats.org/officeDocument/2006/relationships/image" Target="media/image10.png"/><Relationship Id="rId46" Type="http://schemas.openxmlformats.org/officeDocument/2006/relationships/image" Target="media/image40.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mycity-app.co.il/en/" TargetMode="External"/><Relationship Id="rId48" Type="http://schemas.openxmlformats.org/officeDocument/2006/relationships/image" Target="media/image27.png"/><Relationship Id="rId47" Type="http://schemas.openxmlformats.org/officeDocument/2006/relationships/image" Target="media/image8.png"/><Relationship Id="rId49" Type="http://schemas.openxmlformats.org/officeDocument/2006/relationships/hyperlink" Target="https://github.com/alexbenderski/FinalProject_MuniMap"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hyperlink" Target="mailto:alex517297a8@gmail.com" TargetMode="External"/><Relationship Id="rId31" Type="http://schemas.openxmlformats.org/officeDocument/2006/relationships/image" Target="media/image11.png"/><Relationship Id="rId30" Type="http://schemas.openxmlformats.org/officeDocument/2006/relationships/image" Target="media/image30.png"/><Relationship Id="rId33" Type="http://schemas.openxmlformats.org/officeDocument/2006/relationships/image" Target="media/image16.png"/><Relationship Id="rId32" Type="http://schemas.openxmlformats.org/officeDocument/2006/relationships/image" Target="media/image37.png"/><Relationship Id="rId35" Type="http://schemas.openxmlformats.org/officeDocument/2006/relationships/image" Target="media/image25.png"/><Relationship Id="rId34" Type="http://schemas.openxmlformats.org/officeDocument/2006/relationships/image" Target="media/image23.png"/><Relationship Id="rId37" Type="http://schemas.openxmlformats.org/officeDocument/2006/relationships/image" Target="media/image19.png"/><Relationship Id="rId36" Type="http://schemas.openxmlformats.org/officeDocument/2006/relationships/image" Target="media/image2.png"/><Relationship Id="rId39" Type="http://schemas.openxmlformats.org/officeDocument/2006/relationships/image" Target="media/image28.png"/><Relationship Id="rId38" Type="http://schemas.openxmlformats.org/officeDocument/2006/relationships/image" Target="media/image31.png"/><Relationship Id="rId62" Type="http://schemas.openxmlformats.org/officeDocument/2006/relationships/hyperlink" Target="https://www4.haifa.muni.il/106/" TargetMode="External"/><Relationship Id="rId61" Type="http://schemas.openxmlformats.org/officeDocument/2006/relationships/hyperlink" Target="https://pro.arcgis.com/en/pro-app/latest/help/editing/overview-of-desktop-editing.htm" TargetMode="External"/><Relationship Id="rId20" Type="http://schemas.openxmlformats.org/officeDocument/2006/relationships/image" Target="media/image38.png"/><Relationship Id="rId63" Type="http://schemas.openxmlformats.org/officeDocument/2006/relationships/header" Target="header1.xml"/><Relationship Id="rId22" Type="http://schemas.openxmlformats.org/officeDocument/2006/relationships/image" Target="media/image1.png"/><Relationship Id="rId21" Type="http://schemas.openxmlformats.org/officeDocument/2006/relationships/image" Target="media/image35.png"/><Relationship Id="rId24" Type="http://schemas.openxmlformats.org/officeDocument/2006/relationships/image" Target="media/image14.png"/><Relationship Id="rId23" Type="http://schemas.openxmlformats.org/officeDocument/2006/relationships/image" Target="media/image13.png"/><Relationship Id="rId60" Type="http://schemas.openxmlformats.org/officeDocument/2006/relationships/hyperlink" Target="https://www.researchgate.net/publication/335355699_Quality_of_Citizen_Reporting_Tools_at_Municipal_Level" TargetMode="External"/><Relationship Id="rId26" Type="http://schemas.openxmlformats.org/officeDocument/2006/relationships/image" Target="media/image36.png"/><Relationship Id="rId25" Type="http://schemas.openxmlformats.org/officeDocument/2006/relationships/image" Target="media/image26.png"/><Relationship Id="rId28" Type="http://schemas.openxmlformats.org/officeDocument/2006/relationships/image" Target="media/image33.png"/><Relationship Id="rId27" Type="http://schemas.openxmlformats.org/officeDocument/2006/relationships/image" Target="media/image15.png"/><Relationship Id="rId29" Type="http://schemas.openxmlformats.org/officeDocument/2006/relationships/image" Target="media/image21.png"/><Relationship Id="rId51" Type="http://schemas.openxmlformats.org/officeDocument/2006/relationships/hyperlink" Target="https://dl.acm.org/doi/10.1145/3558099" TargetMode="External"/><Relationship Id="rId50" Type="http://schemas.openxmlformats.org/officeDocument/2006/relationships/hyperlink" Target="https://www.mdpi.com/2071-1050/14/17/10809" TargetMode="External"/><Relationship Id="rId53" Type="http://schemas.openxmlformats.org/officeDocument/2006/relationships/hyperlink" Target="https://doi.org/10.1177/23998083221142863" TargetMode="External"/><Relationship Id="rId52" Type="http://schemas.openxmlformats.org/officeDocument/2006/relationships/hyperlink" Target="https://doi.org/10.1177/23998083221142863" TargetMode="External"/><Relationship Id="rId11" Type="http://schemas.openxmlformats.org/officeDocument/2006/relationships/image" Target="media/image9.png"/><Relationship Id="rId55" Type="http://schemas.openxmlformats.org/officeDocument/2006/relationships/hyperlink" Target="https://www.mycity-app.co.il/" TargetMode="External"/><Relationship Id="rId10" Type="http://schemas.openxmlformats.org/officeDocument/2006/relationships/image" Target="media/image4.png"/><Relationship Id="rId54" Type="http://schemas.openxmlformats.org/officeDocument/2006/relationships/hyperlink" Target="https://www.esri.com/en-us/arcgis/products/arcgis-dashboards/overview" TargetMode="External"/><Relationship Id="rId13" Type="http://schemas.openxmlformats.org/officeDocument/2006/relationships/image" Target="media/image39.png"/><Relationship Id="rId57" Type="http://schemas.openxmlformats.org/officeDocument/2006/relationships/hyperlink" Target="https://www.researchgate.net/publication/377426139" TargetMode="External"/><Relationship Id="rId12" Type="http://schemas.openxmlformats.org/officeDocument/2006/relationships/image" Target="media/image18.png"/><Relationship Id="rId56" Type="http://schemas.openxmlformats.org/officeDocument/2006/relationships/hyperlink" Target="https://www.researchgate.net/publication/377426139" TargetMode="External"/><Relationship Id="rId15" Type="http://schemas.openxmlformats.org/officeDocument/2006/relationships/image" Target="media/image6.png"/><Relationship Id="rId59" Type="http://schemas.openxmlformats.org/officeDocument/2006/relationships/hyperlink" Target="https://carto.com/blog/tableau-powerbi-spatial" TargetMode="External"/><Relationship Id="rId14" Type="http://schemas.openxmlformats.org/officeDocument/2006/relationships/image" Target="media/image5.png"/><Relationship Id="rId58" Type="http://schemas.openxmlformats.org/officeDocument/2006/relationships/hyperlink" Target="https://www.interregnorthsea.eu/sites/default/files/2025-01/unlocking-business-potential-harnessing-data-analytics-for-municipal-employees_678918a9.pdf" TargetMode="External"/><Relationship Id="rId17" Type="http://schemas.openxmlformats.org/officeDocument/2006/relationships/image" Target="media/image34.png"/><Relationship Id="rId16" Type="http://schemas.openxmlformats.org/officeDocument/2006/relationships/image" Target="media/image32.png"/><Relationship Id="rId19" Type="http://schemas.openxmlformats.org/officeDocument/2006/relationships/image" Target="media/image17.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